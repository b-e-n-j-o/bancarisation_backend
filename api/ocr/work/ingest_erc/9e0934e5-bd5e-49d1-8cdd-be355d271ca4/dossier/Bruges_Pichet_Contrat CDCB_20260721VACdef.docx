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A0B2" w14:textId="48E3E9DB" w:rsidR="00D91162" w:rsidRDefault="007F4D92" w:rsidP="0016154F">
      <w:pPr>
        <w:pBdr>
          <w:top w:val="single" w:sz="4" w:space="4" w:color="auto"/>
          <w:left w:val="single" w:sz="4" w:space="4" w:color="auto"/>
          <w:bottom w:val="single" w:sz="4" w:space="4" w:color="auto"/>
          <w:right w:val="single" w:sz="4" w:space="4" w:color="auto"/>
        </w:pBdr>
        <w:spacing w:after="0"/>
        <w:jc w:val="center"/>
        <w:rPr>
          <w:sz w:val="24"/>
        </w:rPr>
      </w:pPr>
      <w:bookmarkStart w:id="0" w:name="_Hlk98865696"/>
      <w:r w:rsidRPr="00462428">
        <w:rPr>
          <w:sz w:val="24"/>
        </w:rPr>
        <w:t>CO</w:t>
      </w:r>
      <w:r>
        <w:rPr>
          <w:sz w:val="24"/>
        </w:rPr>
        <w:t>NTRAT</w:t>
      </w:r>
      <w:r w:rsidRPr="00462428">
        <w:rPr>
          <w:sz w:val="24"/>
        </w:rPr>
        <w:t xml:space="preserve"> </w:t>
      </w:r>
      <w:r w:rsidR="00E5039C" w:rsidRPr="00462428">
        <w:rPr>
          <w:sz w:val="24"/>
        </w:rPr>
        <w:t xml:space="preserve">POUR LA REALISATION </w:t>
      </w:r>
      <w:r w:rsidR="001A529E">
        <w:rPr>
          <w:sz w:val="24"/>
        </w:rPr>
        <w:t xml:space="preserve">ET LE SUIVI DES MESURES DE COMPENSATION </w:t>
      </w:r>
      <w:r w:rsidR="00D91162" w:rsidRPr="00D91162">
        <w:rPr>
          <w:sz w:val="24"/>
        </w:rPr>
        <w:t>DANS LE CADRE D</w:t>
      </w:r>
      <w:r w:rsidR="00D91162">
        <w:rPr>
          <w:sz w:val="24"/>
        </w:rPr>
        <w:t xml:space="preserve">U </w:t>
      </w:r>
      <w:r w:rsidR="00D91162" w:rsidRPr="00D91162">
        <w:rPr>
          <w:sz w:val="24"/>
        </w:rPr>
        <w:t xml:space="preserve">PROJET DE CONSTRUCTION </w:t>
      </w:r>
      <w:r w:rsidR="001E5711">
        <w:rPr>
          <w:sz w:val="24"/>
        </w:rPr>
        <w:t xml:space="preserve">D’UN PROJET IMMOBILIER </w:t>
      </w:r>
      <w:r w:rsidR="00D91162">
        <w:rPr>
          <w:sz w:val="24"/>
        </w:rPr>
        <w:t xml:space="preserve">SUR LA COMMUNE DE </w:t>
      </w:r>
      <w:r w:rsidR="001E5711">
        <w:rPr>
          <w:sz w:val="24"/>
        </w:rPr>
        <w:t>BRUGES</w:t>
      </w:r>
      <w:r w:rsidR="00D91162">
        <w:rPr>
          <w:sz w:val="24"/>
        </w:rPr>
        <w:t xml:space="preserve"> (33)</w:t>
      </w:r>
    </w:p>
    <w:bookmarkEnd w:id="0"/>
    <w:p w14:paraId="599BAD8B" w14:textId="7C1D3B2F" w:rsidR="00805475" w:rsidRDefault="00805475" w:rsidP="00313705">
      <w:pPr>
        <w:spacing w:before="120" w:after="120"/>
        <w:rPr>
          <w:sz w:val="10"/>
          <w:szCs w:val="10"/>
        </w:rPr>
      </w:pPr>
    </w:p>
    <w:p w14:paraId="087463BA" w14:textId="77777777" w:rsidR="003B6528" w:rsidRPr="0016154F" w:rsidRDefault="003B6528" w:rsidP="00313705">
      <w:pPr>
        <w:spacing w:before="120" w:after="120"/>
        <w:rPr>
          <w:sz w:val="10"/>
          <w:szCs w:val="10"/>
        </w:rPr>
      </w:pPr>
    </w:p>
    <w:p w14:paraId="445D8C0E" w14:textId="7D83F517" w:rsidR="00AA3056" w:rsidRPr="00D014DB" w:rsidRDefault="0026410A" w:rsidP="00313705">
      <w:pPr>
        <w:tabs>
          <w:tab w:val="left" w:pos="3343"/>
        </w:tabs>
        <w:spacing w:before="120" w:after="120"/>
      </w:pPr>
      <w:r w:rsidRPr="00D014DB">
        <w:t>Entre</w:t>
      </w:r>
      <w:r w:rsidR="00F175A8" w:rsidRPr="00D014DB">
        <w:t xml:space="preserve"> </w:t>
      </w:r>
      <w:r w:rsidR="001E19E3" w:rsidRPr="00D014DB">
        <w:t>les soussignés</w:t>
      </w:r>
      <w:r w:rsidR="00C15B59">
        <w:t> </w:t>
      </w:r>
      <w:r w:rsidR="00D70309" w:rsidRPr="00D014DB">
        <w:t>:</w:t>
      </w:r>
    </w:p>
    <w:p w14:paraId="53D2D7C4" w14:textId="317EB865" w:rsidR="00D70309" w:rsidRPr="0016154F" w:rsidRDefault="00D70309" w:rsidP="006D7AF8">
      <w:pPr>
        <w:tabs>
          <w:tab w:val="left" w:pos="7176"/>
        </w:tabs>
        <w:spacing w:before="120" w:after="120"/>
        <w:rPr>
          <w:sz w:val="10"/>
          <w:szCs w:val="10"/>
        </w:rPr>
      </w:pPr>
    </w:p>
    <w:p w14:paraId="692EFC36" w14:textId="06AB8FF4" w:rsidR="001E5711" w:rsidRDefault="00D91162" w:rsidP="0016154F">
      <w:pPr>
        <w:spacing w:after="240"/>
      </w:pPr>
      <w:commentRangeStart w:id="1"/>
      <w:r w:rsidRPr="00D91162">
        <w:t xml:space="preserve">La société dénommée </w:t>
      </w:r>
      <w:ins w:id="2" w:author="CAILLAUD Alexis" w:date="2026-09-16T16:42:00Z" w16du:dateUtc="2026-09-16T14:42:00Z">
        <w:r w:rsidR="00436363">
          <w:t>SNC 136 Avenue d’Aquitaine, au capital de 1525</w:t>
        </w:r>
      </w:ins>
      <w:ins w:id="3" w:author="CAILLAUD Alexis" w:date="2026-09-16T16:43:00Z" w16du:dateUtc="2026-09-16T14:43:00Z">
        <w:r w:rsidR="00436363">
          <w:t>,00 euros, dont le siège social est sis au 20-24 avenue de Canter</w:t>
        </w:r>
      </w:ins>
      <w:ins w:id="4" w:author="CAILLAUD Alexis" w:date="2026-09-16T16:44:00Z" w16du:dateUtc="2026-09-16T14:44:00Z">
        <w:r w:rsidR="00436363">
          <w:t>anne, 33600 PESSAC, immatriculée auprès du Registre du commerce et des sociétés de BORDEAUX, sous le numéro</w:t>
        </w:r>
      </w:ins>
      <w:ins w:id="5" w:author="CAILLAUD Alexis" w:date="2026-09-16T16:45:00Z" w16du:dateUtc="2026-09-16T14:45:00Z">
        <w:r w:rsidR="00436363">
          <w:t xml:space="preserve"> unique 834 678 </w:t>
        </w:r>
      </w:ins>
      <w:del w:id="6" w:author="CAILLAUD Alexis" w:date="2026-09-25T16:19:00Z" w16du:dateUtc="2026-09-25T14:19:00Z">
        <w:r w:rsidR="001E5711" w:rsidDel="00420C66">
          <w:delText>…</w:delText>
        </w:r>
      </w:del>
      <w:ins w:id="7" w:author="CAILLAUD Alexis" w:date="2026-09-25T16:19:00Z" w16du:dateUtc="2026-09-25T14:19:00Z">
        <w:r w:rsidR="00420C66">
          <w:t>856,</w:t>
        </w:r>
      </w:ins>
      <w:r w:rsidR="001E5711">
        <w:t>.</w:t>
      </w:r>
    </w:p>
    <w:p w14:paraId="6186770A" w14:textId="7433ABBE" w:rsidR="00D91162" w:rsidRPr="00D91162" w:rsidRDefault="001E5711" w:rsidP="0016154F">
      <w:pPr>
        <w:spacing w:after="240"/>
      </w:pPr>
      <w:r>
        <w:t xml:space="preserve">Représentée par </w:t>
      </w:r>
      <w:del w:id="8" w:author="CAILLAUD Alexis" w:date="2026-09-16T16:45:00Z" w16du:dateUtc="2026-09-16T14:45:00Z">
        <w:r w:rsidDel="00436363">
          <w:delText>…</w:delText>
        </w:r>
      </w:del>
      <w:ins w:id="9" w:author="CAILLAUD Alexis" w:date="2026-09-16T16:45:00Z" w16du:dateUtc="2026-09-16T14:45:00Z">
        <w:r w:rsidR="00436363">
          <w:t xml:space="preserve">Alexis CAILLAUD, </w:t>
        </w:r>
      </w:ins>
      <w:ins w:id="10" w:author="CAILLAUD Alexis" w:date="2026-09-16T16:46:00Z" w16du:dateUtc="2026-09-16T14:46:00Z">
        <w:r w:rsidR="00436363">
          <w:t>agissant en qualité de Directeur de Programmes, au sein de Promotion Pichet, dûment habilité au</w:t>
        </w:r>
      </w:ins>
      <w:ins w:id="11" w:author="CAILLAUD Alexis" w:date="2026-09-16T16:47:00Z" w16du:dateUtc="2026-09-16T14:47:00Z">
        <w:r w:rsidR="00436363">
          <w:t xml:space="preserve">x présentes, </w:t>
        </w:r>
      </w:ins>
      <w:del w:id="12" w:author="CAILLAUD Alexis" w:date="2026-09-16T16:45:00Z" w16du:dateUtc="2026-09-16T14:45:00Z">
        <w:r w:rsidDel="00436363">
          <w:delText>.</w:delText>
        </w:r>
      </w:del>
      <w:r w:rsidR="00D91162" w:rsidRPr="00D91162">
        <w:t>,</w:t>
      </w:r>
      <w:commentRangeEnd w:id="1"/>
      <w:r w:rsidRPr="00D91162">
        <w:rPr>
          <w:rStyle w:val="Marquedecommentaire"/>
          <w:sz w:val="22"/>
          <w:szCs w:val="24"/>
        </w:rPr>
        <w:commentReference w:id="1"/>
      </w:r>
    </w:p>
    <w:p w14:paraId="2165CD0E" w14:textId="069C5B1F" w:rsidR="00D70309" w:rsidRDefault="0016154F" w:rsidP="0016154F">
      <w:pPr>
        <w:spacing w:before="120" w:after="120"/>
      </w:pPr>
      <w:r>
        <w:t>C</w:t>
      </w:r>
      <w:r w:rsidR="0026410A" w:rsidRPr="00D014DB">
        <w:t>i-après désigné</w:t>
      </w:r>
      <w:r w:rsidR="00B420A1" w:rsidRPr="00D014DB">
        <w:t>e</w:t>
      </w:r>
      <w:r>
        <w:t xml:space="preserve">s ensemble </w:t>
      </w:r>
      <w:r w:rsidR="00BA2135">
        <w:t>ou le « </w:t>
      </w:r>
      <w:r w:rsidR="00BA2135" w:rsidRPr="00BA2135">
        <w:rPr>
          <w:b/>
          <w:bCs/>
        </w:rPr>
        <w:t>Bénéficiaire </w:t>
      </w:r>
      <w:r w:rsidR="00BA2135">
        <w:t>»</w:t>
      </w:r>
      <w:r w:rsidR="007F4D92" w:rsidRPr="00D014DB">
        <w:t>,</w:t>
      </w:r>
    </w:p>
    <w:p w14:paraId="19FD906E" w14:textId="77777777" w:rsidR="001E5711" w:rsidRDefault="001E5711" w:rsidP="0016154F">
      <w:pPr>
        <w:spacing w:before="120" w:after="120"/>
      </w:pPr>
    </w:p>
    <w:p w14:paraId="37606C75" w14:textId="344A1B14" w:rsidR="0016154F" w:rsidRPr="00D014DB" w:rsidRDefault="0016154F" w:rsidP="0016154F">
      <w:pPr>
        <w:spacing w:before="120" w:after="120"/>
      </w:pPr>
      <w:r>
        <w:t>D’une part,</w:t>
      </w:r>
    </w:p>
    <w:p w14:paraId="59786627" w14:textId="77777777" w:rsidR="00805475" w:rsidRPr="00D014DB" w:rsidRDefault="00805475" w:rsidP="00313705">
      <w:pPr>
        <w:spacing w:before="120" w:after="120"/>
      </w:pPr>
    </w:p>
    <w:p w14:paraId="7AF3DEB9" w14:textId="77777777" w:rsidR="00AA3056" w:rsidRPr="00462428" w:rsidRDefault="00AA3056" w:rsidP="00313705">
      <w:pPr>
        <w:spacing w:before="120" w:after="120"/>
      </w:pPr>
      <w:r w:rsidRPr="00D014DB">
        <w:t>Et</w:t>
      </w:r>
      <w:r w:rsidRPr="00462428">
        <w:t xml:space="preserve"> </w:t>
      </w:r>
    </w:p>
    <w:p w14:paraId="78B4695F" w14:textId="77777777" w:rsidR="00D70309" w:rsidRPr="00462428" w:rsidRDefault="00D70309" w:rsidP="00313705">
      <w:pPr>
        <w:spacing w:before="120" w:after="120"/>
      </w:pPr>
    </w:p>
    <w:p w14:paraId="1346B798" w14:textId="77777777" w:rsidR="00F55E4E" w:rsidRDefault="00F55E4E" w:rsidP="00C611B3">
      <w:pPr>
        <w:pStyle w:val="Corpsdetexte"/>
        <w:spacing w:before="118"/>
        <w:ind w:right="221" w:hanging="1"/>
      </w:pPr>
      <w:r w:rsidRPr="00F01F84">
        <w:rPr>
          <w:b/>
          <w:bCs/>
        </w:rPr>
        <w:t>CDC Biodiversité</w:t>
      </w:r>
      <w:r>
        <w:t xml:space="preserve">, </w:t>
      </w:r>
      <w:r w:rsidRPr="00F01F84">
        <w:t xml:space="preserve">société par actions simplifiée à associé unique au capital de 17 475 000 euros, dont le siège social est sis au </w:t>
      </w:r>
      <w:bookmarkStart w:id="13" w:name="_Hlk120719613"/>
      <w:r w:rsidRPr="00F01F84">
        <w:t>141 avenue de Clichy, 75017 PARIS</w:t>
      </w:r>
      <w:bookmarkEnd w:id="13"/>
      <w:r w:rsidRPr="00F01F84">
        <w:t xml:space="preserve">, immatriculée auprès du Registre du Commerce et des Sociétés de Paris, sous le numéro unique 501 639 587, </w:t>
      </w:r>
    </w:p>
    <w:p w14:paraId="1AFE0A14" w14:textId="77777777" w:rsidR="00F55E4E" w:rsidRDefault="00F55E4E" w:rsidP="00C611B3">
      <w:pPr>
        <w:pStyle w:val="Corpsdetexte"/>
        <w:spacing w:before="118"/>
        <w:ind w:right="221" w:hanging="1"/>
      </w:pPr>
      <w:r>
        <w:t xml:space="preserve">Représentée par </w:t>
      </w:r>
      <w:r w:rsidRPr="00606833">
        <w:rPr>
          <w:b/>
          <w:bCs/>
        </w:rPr>
        <w:t>Marianne LOURADOUR,</w:t>
      </w:r>
      <w:r>
        <w:t xml:space="preserve"> Présidente de ladite société, ayant tous pouvoirs à</w:t>
      </w:r>
      <w:r>
        <w:rPr>
          <w:spacing w:val="1"/>
        </w:rPr>
        <w:t xml:space="preserve"> </w:t>
      </w:r>
      <w:r>
        <w:t>l'effet</w:t>
      </w:r>
      <w:r>
        <w:rPr>
          <w:spacing w:val="-1"/>
        </w:rPr>
        <w:t xml:space="preserve"> </w:t>
      </w:r>
      <w:r>
        <w:t>des</w:t>
      </w:r>
      <w:r>
        <w:rPr>
          <w:spacing w:val="1"/>
        </w:rPr>
        <w:t xml:space="preserve"> </w:t>
      </w:r>
      <w:r>
        <w:t>présentes,</w:t>
      </w:r>
    </w:p>
    <w:p w14:paraId="1ED55C29" w14:textId="77777777" w:rsidR="00F55E4E" w:rsidRDefault="00F55E4E" w:rsidP="00606833">
      <w:pPr>
        <w:pStyle w:val="Corpsdetexte"/>
        <w:spacing w:before="121"/>
      </w:pPr>
      <w:r>
        <w:t>ci-après</w:t>
      </w:r>
      <w:r>
        <w:rPr>
          <w:spacing w:val="-1"/>
        </w:rPr>
        <w:t xml:space="preserve"> </w:t>
      </w:r>
      <w:r>
        <w:t>désignée</w:t>
      </w:r>
      <w:r>
        <w:rPr>
          <w:spacing w:val="-3"/>
        </w:rPr>
        <w:t xml:space="preserve"> </w:t>
      </w:r>
      <w:r>
        <w:t>«</w:t>
      </w:r>
      <w:r>
        <w:rPr>
          <w:spacing w:val="-3"/>
        </w:rPr>
        <w:t xml:space="preserve"> </w:t>
      </w:r>
      <w:r w:rsidRPr="00727C2A">
        <w:rPr>
          <w:b/>
          <w:bCs/>
        </w:rPr>
        <w:t>CDC</w:t>
      </w:r>
      <w:r w:rsidRPr="00727C2A">
        <w:rPr>
          <w:b/>
          <w:bCs/>
          <w:spacing w:val="-2"/>
        </w:rPr>
        <w:t xml:space="preserve"> </w:t>
      </w:r>
      <w:r w:rsidRPr="00727C2A">
        <w:rPr>
          <w:b/>
          <w:bCs/>
        </w:rPr>
        <w:t>Biodiversité</w:t>
      </w:r>
      <w:r>
        <w:rPr>
          <w:spacing w:val="-3"/>
        </w:rPr>
        <w:t xml:space="preserve"> </w:t>
      </w:r>
      <w:r>
        <w:t>».</w:t>
      </w:r>
    </w:p>
    <w:p w14:paraId="4978E32B" w14:textId="23D96C73" w:rsidR="0016154F" w:rsidRPr="00462428" w:rsidRDefault="0016154F" w:rsidP="0016154F">
      <w:pPr>
        <w:spacing w:before="120" w:after="120"/>
      </w:pPr>
      <w:r>
        <w:t>D’autre part.</w:t>
      </w:r>
    </w:p>
    <w:p w14:paraId="6270AB7D" w14:textId="77777777" w:rsidR="00AA3056" w:rsidRPr="00462428" w:rsidRDefault="00AA3056" w:rsidP="00313705">
      <w:pPr>
        <w:spacing w:before="120" w:after="120"/>
      </w:pPr>
    </w:p>
    <w:p w14:paraId="2829A886" w14:textId="4BC0CDED" w:rsidR="003E0F2D" w:rsidRDefault="0016154F" w:rsidP="003E0F2D">
      <w:pPr>
        <w:spacing w:before="120" w:after="120"/>
      </w:pPr>
      <w:r>
        <w:t>Le Bénéficiaire</w:t>
      </w:r>
      <w:r w:rsidR="00CA7EDC" w:rsidRPr="00D91162">
        <w:t> </w:t>
      </w:r>
      <w:r w:rsidR="003E0F2D" w:rsidRPr="00435A76">
        <w:t>et CDC Biodiversité étant ci-après désignées les « </w:t>
      </w:r>
      <w:r w:rsidR="003E0F2D" w:rsidRPr="00435A76">
        <w:rPr>
          <w:b/>
          <w:bCs/>
        </w:rPr>
        <w:t>Parties</w:t>
      </w:r>
      <w:r w:rsidR="003E0F2D" w:rsidRPr="00435A76">
        <w:t> » et individuellement une « </w:t>
      </w:r>
      <w:r w:rsidR="003E0F2D" w:rsidRPr="00435A76">
        <w:rPr>
          <w:b/>
          <w:bCs/>
        </w:rPr>
        <w:t>Partie</w:t>
      </w:r>
      <w:r w:rsidR="003E0F2D" w:rsidRPr="00435A76">
        <w:t> ».</w:t>
      </w:r>
    </w:p>
    <w:p w14:paraId="3EA8D2F7" w14:textId="77777777" w:rsidR="0016154F" w:rsidRDefault="0016154F" w:rsidP="003E0F2D">
      <w:pPr>
        <w:spacing w:before="120" w:after="120"/>
      </w:pPr>
    </w:p>
    <w:p w14:paraId="353477F9" w14:textId="18529DE3" w:rsidR="00AA3056" w:rsidRDefault="00AA3056" w:rsidP="00313705">
      <w:pPr>
        <w:spacing w:before="120" w:after="120"/>
      </w:pPr>
      <w:r w:rsidRPr="00462428">
        <w:t xml:space="preserve">Il a été convenu ce qui suit : </w:t>
      </w:r>
    </w:p>
    <w:p w14:paraId="347FD9D1" w14:textId="77777777" w:rsidR="003B6528" w:rsidRPr="00462428" w:rsidRDefault="003B6528" w:rsidP="00313705">
      <w:pPr>
        <w:spacing w:before="120" w:after="120"/>
      </w:pPr>
    </w:p>
    <w:p w14:paraId="5EC90215" w14:textId="77777777" w:rsidR="00E81466" w:rsidRPr="00A60E22" w:rsidRDefault="00E81466" w:rsidP="00E81466">
      <w:pPr>
        <w:spacing w:before="120" w:after="240"/>
        <w:rPr>
          <w:b/>
          <w:u w:val="single"/>
        </w:rPr>
      </w:pPr>
      <w:r w:rsidRPr="00A60E22">
        <w:rPr>
          <w:b/>
          <w:u w:val="single"/>
        </w:rPr>
        <w:t>Préambule</w:t>
      </w:r>
    </w:p>
    <w:p w14:paraId="1E388106" w14:textId="77777777" w:rsidR="000B69D4" w:rsidRDefault="00E81466" w:rsidP="000B69D4">
      <w:pPr>
        <w:numPr>
          <w:ilvl w:val="0"/>
          <w:numId w:val="18"/>
        </w:numPr>
        <w:tabs>
          <w:tab w:val="clear" w:pos="720"/>
          <w:tab w:val="num" w:pos="142"/>
        </w:tabs>
        <w:spacing w:before="120" w:after="120"/>
        <w:ind w:left="142" w:hanging="436"/>
        <w:rPr>
          <w:bCs/>
        </w:rPr>
      </w:pPr>
      <w:r w:rsidRPr="00E81466">
        <w:rPr>
          <w:bCs/>
        </w:rPr>
        <w:t xml:space="preserve">CDC Biodiversité, filiale de 1er rang de la Caisse des Dépôts, a été créée en décembre 2007, pour accompagner les entreprises, les collectivités, les maîtres d’ouvrage, les pouvoirs publics, dans leurs actions, volontaires ou réglementaires, en faveur de la biodiversité remarquable comme ordinaire. Comme société de services, CDC Biodiversité inscrit son action dans une double logique contractuelle de résultats écologiques et économiques, en apportant notamment l’assurance d’un suivi de longue durée et la stabilité d’un tiers de confiance. Dans ce cadre, CDC Biodiversité réalise des opérations foncières lui donnant la jouissance de terrains susceptibles de servir de support à des actions environnementales, permettant de répondre aux besoins de compensation environnementale </w:t>
      </w:r>
      <w:r w:rsidRPr="00E81466">
        <w:rPr>
          <w:bCs/>
        </w:rPr>
        <w:lastRenderedPageBreak/>
        <w:t xml:space="preserve">de ses clients. Pour la réalisation des programmes de suivis, elle fait intervenir des acteurs de terrain et les spécialistes les plus qualifiés dont elle soutient les actions par des partenariats de long terme. </w:t>
      </w:r>
    </w:p>
    <w:p w14:paraId="2D6E1E7D" w14:textId="0A24A990" w:rsidR="000B69D4" w:rsidRPr="000B69D4" w:rsidRDefault="000B69D4" w:rsidP="000B69D4">
      <w:pPr>
        <w:numPr>
          <w:ilvl w:val="0"/>
          <w:numId w:val="18"/>
        </w:numPr>
        <w:tabs>
          <w:tab w:val="clear" w:pos="720"/>
          <w:tab w:val="num" w:pos="142"/>
        </w:tabs>
        <w:spacing w:before="120" w:after="120"/>
        <w:ind w:left="142" w:hanging="426"/>
        <w:rPr>
          <w:bCs/>
        </w:rPr>
      </w:pPr>
      <w:r>
        <w:t xml:space="preserve">CDC Biodiversité a engagé en Gironde un projet dénommé « Projet Territorial de </w:t>
      </w:r>
      <w:r>
        <w:br/>
        <w:t>Biodiversité »,</w:t>
      </w:r>
      <w:r w:rsidRPr="000B69D4">
        <w:rPr>
          <w:spacing w:val="1"/>
        </w:rPr>
        <w:t xml:space="preserve"> </w:t>
      </w:r>
      <w:r>
        <w:t>opération globale favorable aux « zones humides » et aux espèces protégées associées, ayant</w:t>
      </w:r>
      <w:r w:rsidRPr="000B69D4">
        <w:rPr>
          <w:spacing w:val="1"/>
        </w:rPr>
        <w:t xml:space="preserve"> </w:t>
      </w:r>
      <w:r>
        <w:t>notamment pour objet de compenser les impacts de travaux autorisés au titre du Code de</w:t>
      </w:r>
      <w:r w:rsidRPr="000B69D4">
        <w:rPr>
          <w:spacing w:val="1"/>
        </w:rPr>
        <w:t xml:space="preserve"> </w:t>
      </w:r>
      <w:r>
        <w:t>l’Environnement.</w:t>
      </w:r>
    </w:p>
    <w:p w14:paraId="09FD7C2E" w14:textId="77777777" w:rsidR="000B69D4" w:rsidRDefault="000B69D4" w:rsidP="000B69D4">
      <w:pPr>
        <w:pStyle w:val="Corpsdetexte"/>
        <w:tabs>
          <w:tab w:val="left" w:pos="709"/>
        </w:tabs>
        <w:spacing w:before="121"/>
        <w:ind w:firstLine="142"/>
      </w:pPr>
      <w:r>
        <w:t>Cette action</w:t>
      </w:r>
      <w:r>
        <w:rPr>
          <w:spacing w:val="-4"/>
        </w:rPr>
        <w:t xml:space="preserve"> </w:t>
      </w:r>
      <w:r>
        <w:t>poursuit</w:t>
      </w:r>
      <w:r>
        <w:rPr>
          <w:spacing w:val="-1"/>
        </w:rPr>
        <w:t xml:space="preserve"> </w:t>
      </w:r>
      <w:r>
        <w:t>plusieurs</w:t>
      </w:r>
      <w:r>
        <w:rPr>
          <w:spacing w:val="-3"/>
        </w:rPr>
        <w:t xml:space="preserve"> </w:t>
      </w:r>
      <w:r>
        <w:t>objectifs</w:t>
      </w:r>
      <w:r>
        <w:rPr>
          <w:spacing w:val="-1"/>
        </w:rPr>
        <w:t xml:space="preserve"> </w:t>
      </w:r>
      <w:r>
        <w:t>:</w:t>
      </w:r>
    </w:p>
    <w:p w14:paraId="5A403ACB" w14:textId="77777777" w:rsidR="000B69D4" w:rsidRDefault="000B69D4" w:rsidP="000B69D4">
      <w:pPr>
        <w:pStyle w:val="Corpsdetexte"/>
        <w:numPr>
          <w:ilvl w:val="0"/>
          <w:numId w:val="41"/>
        </w:numPr>
        <w:tabs>
          <w:tab w:val="left" w:pos="709"/>
        </w:tabs>
        <w:spacing w:before="121"/>
        <w:ind w:left="709" w:hanging="283"/>
      </w:pPr>
      <w:r>
        <w:t>Contribuer aux politiques de préservation de la biodiversité en agissant concrètement</w:t>
      </w:r>
      <w:r w:rsidRPr="000B69D4">
        <w:rPr>
          <w:spacing w:val="1"/>
        </w:rPr>
        <w:t xml:space="preserve"> </w:t>
      </w:r>
      <w:r>
        <w:t>sur</w:t>
      </w:r>
      <w:r w:rsidRPr="000B69D4">
        <w:rPr>
          <w:spacing w:val="-3"/>
        </w:rPr>
        <w:t xml:space="preserve"> </w:t>
      </w:r>
      <w:r>
        <w:t>les</w:t>
      </w:r>
      <w:r w:rsidRPr="000B69D4">
        <w:rPr>
          <w:spacing w:val="-1"/>
        </w:rPr>
        <w:t xml:space="preserve"> </w:t>
      </w:r>
      <w:r>
        <w:t>espaces</w:t>
      </w:r>
      <w:r w:rsidRPr="000B69D4">
        <w:rPr>
          <w:spacing w:val="1"/>
        </w:rPr>
        <w:t xml:space="preserve"> </w:t>
      </w:r>
      <w:r>
        <w:t>à</w:t>
      </w:r>
      <w:r w:rsidRPr="000B69D4">
        <w:rPr>
          <w:spacing w:val="-3"/>
        </w:rPr>
        <w:t xml:space="preserve"> </w:t>
      </w:r>
      <w:r>
        <w:t>fort</w:t>
      </w:r>
      <w:r w:rsidRPr="000B69D4">
        <w:rPr>
          <w:spacing w:val="-3"/>
        </w:rPr>
        <w:t xml:space="preserve"> </w:t>
      </w:r>
      <w:r>
        <w:t>enjeu</w:t>
      </w:r>
      <w:r w:rsidRPr="000B69D4">
        <w:rPr>
          <w:spacing w:val="-4"/>
        </w:rPr>
        <w:t xml:space="preserve"> </w:t>
      </w:r>
      <w:r>
        <w:t>écologique</w:t>
      </w:r>
      <w:r w:rsidRPr="000B69D4">
        <w:rPr>
          <w:spacing w:val="-1"/>
        </w:rPr>
        <w:t xml:space="preserve"> </w:t>
      </w:r>
      <w:r>
        <w:t>de</w:t>
      </w:r>
      <w:r w:rsidRPr="000B69D4">
        <w:rPr>
          <w:spacing w:val="-1"/>
        </w:rPr>
        <w:t xml:space="preserve"> </w:t>
      </w:r>
      <w:r>
        <w:t>la</w:t>
      </w:r>
      <w:r w:rsidRPr="000B69D4">
        <w:rPr>
          <w:spacing w:val="-1"/>
        </w:rPr>
        <w:t xml:space="preserve"> </w:t>
      </w:r>
      <w:r>
        <w:t>région</w:t>
      </w:r>
      <w:r w:rsidRPr="000B69D4">
        <w:rPr>
          <w:spacing w:val="-2"/>
        </w:rPr>
        <w:t xml:space="preserve"> </w:t>
      </w:r>
      <w:r>
        <w:t>bordelaise</w:t>
      </w:r>
      <w:r w:rsidRPr="000B69D4">
        <w:rPr>
          <w:spacing w:val="2"/>
        </w:rPr>
        <w:t xml:space="preserve"> </w:t>
      </w:r>
      <w:r>
        <w:t>;</w:t>
      </w:r>
    </w:p>
    <w:p w14:paraId="5AC6465A" w14:textId="77777777" w:rsidR="000B69D4" w:rsidRDefault="000B69D4" w:rsidP="000B69D4">
      <w:pPr>
        <w:pStyle w:val="Corpsdetexte"/>
        <w:numPr>
          <w:ilvl w:val="0"/>
          <w:numId w:val="41"/>
        </w:numPr>
        <w:tabs>
          <w:tab w:val="left" w:pos="709"/>
        </w:tabs>
        <w:spacing w:before="121"/>
        <w:ind w:left="709" w:hanging="283"/>
      </w:pPr>
      <w:r>
        <w:t>Répondre</w:t>
      </w:r>
      <w:r w:rsidRPr="000B69D4">
        <w:rPr>
          <w:spacing w:val="-9"/>
        </w:rPr>
        <w:t xml:space="preserve"> </w:t>
      </w:r>
      <w:r>
        <w:t>aux</w:t>
      </w:r>
      <w:r w:rsidRPr="000B69D4">
        <w:rPr>
          <w:spacing w:val="-8"/>
        </w:rPr>
        <w:t xml:space="preserve"> </w:t>
      </w:r>
      <w:r>
        <w:t>contraintes</w:t>
      </w:r>
      <w:r w:rsidRPr="000B69D4">
        <w:rPr>
          <w:spacing w:val="-7"/>
        </w:rPr>
        <w:t xml:space="preserve"> </w:t>
      </w:r>
      <w:r>
        <w:t>foncières</w:t>
      </w:r>
      <w:r w:rsidRPr="000B69D4">
        <w:rPr>
          <w:spacing w:val="-8"/>
        </w:rPr>
        <w:t xml:space="preserve"> </w:t>
      </w:r>
      <w:r>
        <w:t>fortes</w:t>
      </w:r>
      <w:r w:rsidRPr="000B69D4">
        <w:rPr>
          <w:spacing w:val="-8"/>
        </w:rPr>
        <w:t xml:space="preserve"> </w:t>
      </w:r>
      <w:r>
        <w:t>de</w:t>
      </w:r>
      <w:r w:rsidRPr="000B69D4">
        <w:rPr>
          <w:spacing w:val="-10"/>
        </w:rPr>
        <w:t xml:space="preserve"> </w:t>
      </w:r>
      <w:r>
        <w:t>la</w:t>
      </w:r>
      <w:r w:rsidRPr="000B69D4">
        <w:rPr>
          <w:spacing w:val="-7"/>
        </w:rPr>
        <w:t xml:space="preserve"> </w:t>
      </w:r>
      <w:r>
        <w:t>Gironde,</w:t>
      </w:r>
      <w:r w:rsidRPr="000B69D4">
        <w:rPr>
          <w:spacing w:val="-8"/>
        </w:rPr>
        <w:t xml:space="preserve"> </w:t>
      </w:r>
      <w:r>
        <w:t>entre</w:t>
      </w:r>
      <w:r w:rsidRPr="000B69D4">
        <w:rPr>
          <w:spacing w:val="-6"/>
        </w:rPr>
        <w:t xml:space="preserve"> </w:t>
      </w:r>
      <w:r>
        <w:t>enjeux</w:t>
      </w:r>
      <w:r w:rsidRPr="000B69D4">
        <w:rPr>
          <w:spacing w:val="-8"/>
        </w:rPr>
        <w:t xml:space="preserve"> </w:t>
      </w:r>
      <w:r>
        <w:t>urbains,</w:t>
      </w:r>
      <w:r w:rsidRPr="000B69D4">
        <w:rPr>
          <w:spacing w:val="-6"/>
        </w:rPr>
        <w:t xml:space="preserve"> </w:t>
      </w:r>
      <w:r>
        <w:t>agricoles,</w:t>
      </w:r>
      <w:r w:rsidRPr="000B69D4">
        <w:rPr>
          <w:spacing w:val="-47"/>
        </w:rPr>
        <w:t xml:space="preserve"> </w:t>
      </w:r>
      <w:r>
        <w:t>forestiers</w:t>
      </w:r>
      <w:r w:rsidRPr="000B69D4">
        <w:rPr>
          <w:spacing w:val="-9"/>
        </w:rPr>
        <w:t xml:space="preserve"> </w:t>
      </w:r>
      <w:r>
        <w:t>et</w:t>
      </w:r>
      <w:r w:rsidRPr="000B69D4">
        <w:rPr>
          <w:spacing w:val="-10"/>
        </w:rPr>
        <w:t xml:space="preserve"> </w:t>
      </w:r>
      <w:r>
        <w:t>environnementaux,</w:t>
      </w:r>
      <w:r w:rsidRPr="000B69D4">
        <w:rPr>
          <w:spacing w:val="-10"/>
        </w:rPr>
        <w:t xml:space="preserve"> </w:t>
      </w:r>
      <w:r>
        <w:t>et</w:t>
      </w:r>
      <w:r w:rsidRPr="000B69D4">
        <w:rPr>
          <w:spacing w:val="-7"/>
        </w:rPr>
        <w:t xml:space="preserve"> </w:t>
      </w:r>
      <w:r>
        <w:t>ainsi</w:t>
      </w:r>
      <w:r w:rsidRPr="000B69D4">
        <w:rPr>
          <w:spacing w:val="-8"/>
        </w:rPr>
        <w:t xml:space="preserve"> </w:t>
      </w:r>
      <w:r>
        <w:t>offrir</w:t>
      </w:r>
      <w:r w:rsidRPr="000B69D4">
        <w:rPr>
          <w:spacing w:val="-8"/>
        </w:rPr>
        <w:t xml:space="preserve"> </w:t>
      </w:r>
      <w:r>
        <w:t>des</w:t>
      </w:r>
      <w:r w:rsidRPr="000B69D4">
        <w:rPr>
          <w:spacing w:val="-10"/>
        </w:rPr>
        <w:t xml:space="preserve"> </w:t>
      </w:r>
      <w:r>
        <w:t>solutions</w:t>
      </w:r>
      <w:r w:rsidRPr="000B69D4">
        <w:rPr>
          <w:spacing w:val="-8"/>
        </w:rPr>
        <w:t xml:space="preserve"> </w:t>
      </w:r>
      <w:r>
        <w:t>pour</w:t>
      </w:r>
      <w:r w:rsidRPr="000B69D4">
        <w:rPr>
          <w:spacing w:val="-9"/>
        </w:rPr>
        <w:t xml:space="preserve"> </w:t>
      </w:r>
      <w:r>
        <w:t>les</w:t>
      </w:r>
      <w:r w:rsidRPr="000B69D4">
        <w:rPr>
          <w:spacing w:val="-6"/>
        </w:rPr>
        <w:t xml:space="preserve"> </w:t>
      </w:r>
      <w:r>
        <w:t>compensations</w:t>
      </w:r>
      <w:r w:rsidRPr="000B69D4">
        <w:rPr>
          <w:spacing w:val="-6"/>
        </w:rPr>
        <w:t xml:space="preserve"> </w:t>
      </w:r>
      <w:r>
        <w:t>liées</w:t>
      </w:r>
      <w:r w:rsidRPr="000B69D4">
        <w:rPr>
          <w:spacing w:val="-48"/>
        </w:rPr>
        <w:t xml:space="preserve"> </w:t>
      </w:r>
      <w:r>
        <w:t>à des autorisations de travaux impactant des zones humides et des habitats d’espèces</w:t>
      </w:r>
      <w:r w:rsidRPr="000B69D4">
        <w:rPr>
          <w:spacing w:val="1"/>
        </w:rPr>
        <w:t xml:space="preserve"> </w:t>
      </w:r>
      <w:r>
        <w:t>protégées ;</w:t>
      </w:r>
    </w:p>
    <w:p w14:paraId="428146D6" w14:textId="00712B7A" w:rsidR="000B69D4" w:rsidRPr="000B69D4" w:rsidRDefault="000B69D4" w:rsidP="000B69D4">
      <w:pPr>
        <w:pStyle w:val="Corpsdetexte"/>
        <w:numPr>
          <w:ilvl w:val="0"/>
          <w:numId w:val="41"/>
        </w:numPr>
        <w:tabs>
          <w:tab w:val="left" w:pos="709"/>
        </w:tabs>
        <w:spacing w:before="121"/>
        <w:ind w:left="709" w:hanging="283"/>
      </w:pPr>
      <w:r>
        <w:t>Mutualiser</w:t>
      </w:r>
      <w:r w:rsidRPr="000B69D4">
        <w:rPr>
          <w:spacing w:val="1"/>
        </w:rPr>
        <w:t xml:space="preserve"> </w:t>
      </w:r>
      <w:r>
        <w:t>les</w:t>
      </w:r>
      <w:r w:rsidRPr="000B69D4">
        <w:rPr>
          <w:spacing w:val="1"/>
        </w:rPr>
        <w:t xml:space="preserve"> </w:t>
      </w:r>
      <w:r>
        <w:t>besoins</w:t>
      </w:r>
      <w:r w:rsidRPr="000B69D4">
        <w:rPr>
          <w:spacing w:val="1"/>
        </w:rPr>
        <w:t xml:space="preserve"> </w:t>
      </w:r>
      <w:r>
        <w:t>et</w:t>
      </w:r>
      <w:r w:rsidRPr="000B69D4">
        <w:rPr>
          <w:spacing w:val="1"/>
        </w:rPr>
        <w:t xml:space="preserve"> </w:t>
      </w:r>
      <w:r>
        <w:t>donc</w:t>
      </w:r>
      <w:r w:rsidRPr="000B69D4">
        <w:rPr>
          <w:spacing w:val="1"/>
        </w:rPr>
        <w:t xml:space="preserve"> </w:t>
      </w:r>
      <w:r>
        <w:t>les</w:t>
      </w:r>
      <w:r w:rsidRPr="000B69D4">
        <w:rPr>
          <w:spacing w:val="1"/>
        </w:rPr>
        <w:t xml:space="preserve"> </w:t>
      </w:r>
      <w:r>
        <w:t>moyens</w:t>
      </w:r>
      <w:r w:rsidRPr="000B69D4">
        <w:rPr>
          <w:spacing w:val="1"/>
        </w:rPr>
        <w:t xml:space="preserve"> </w:t>
      </w:r>
      <w:r>
        <w:t>des</w:t>
      </w:r>
      <w:r w:rsidRPr="000B69D4">
        <w:rPr>
          <w:spacing w:val="1"/>
        </w:rPr>
        <w:t xml:space="preserve"> </w:t>
      </w:r>
      <w:r>
        <w:t>aménageurs</w:t>
      </w:r>
      <w:r w:rsidRPr="000B69D4">
        <w:rPr>
          <w:spacing w:val="1"/>
        </w:rPr>
        <w:t xml:space="preserve"> </w:t>
      </w:r>
      <w:r>
        <w:t>afin</w:t>
      </w:r>
      <w:r w:rsidRPr="000B69D4">
        <w:rPr>
          <w:spacing w:val="1"/>
        </w:rPr>
        <w:t xml:space="preserve"> </w:t>
      </w:r>
      <w:r>
        <w:t>d’avoir,</w:t>
      </w:r>
      <w:r w:rsidRPr="000B69D4">
        <w:rPr>
          <w:spacing w:val="1"/>
        </w:rPr>
        <w:t xml:space="preserve"> </w:t>
      </w:r>
      <w:r>
        <w:t>par</w:t>
      </w:r>
      <w:r w:rsidRPr="000B69D4">
        <w:rPr>
          <w:spacing w:val="1"/>
        </w:rPr>
        <w:t xml:space="preserve"> </w:t>
      </w:r>
      <w:r>
        <w:t>effet</w:t>
      </w:r>
      <w:r w:rsidRPr="000B69D4">
        <w:rPr>
          <w:spacing w:val="1"/>
        </w:rPr>
        <w:t xml:space="preserve"> </w:t>
      </w:r>
      <w:r>
        <w:t>d’échelle,</w:t>
      </w:r>
      <w:r w:rsidRPr="000B69D4">
        <w:rPr>
          <w:spacing w:val="1"/>
        </w:rPr>
        <w:t xml:space="preserve"> </w:t>
      </w:r>
      <w:r>
        <w:t>une</w:t>
      </w:r>
      <w:r w:rsidRPr="000B69D4">
        <w:rPr>
          <w:spacing w:val="1"/>
        </w:rPr>
        <w:t xml:space="preserve"> </w:t>
      </w:r>
      <w:r>
        <w:t>action</w:t>
      </w:r>
      <w:r w:rsidRPr="000B69D4">
        <w:rPr>
          <w:spacing w:val="1"/>
        </w:rPr>
        <w:t xml:space="preserve"> </w:t>
      </w:r>
      <w:r>
        <w:t>commune</w:t>
      </w:r>
      <w:r w:rsidRPr="000B69D4">
        <w:rPr>
          <w:spacing w:val="1"/>
        </w:rPr>
        <w:t xml:space="preserve"> </w:t>
      </w:r>
      <w:r>
        <w:t>de</w:t>
      </w:r>
      <w:r w:rsidRPr="000B69D4">
        <w:rPr>
          <w:spacing w:val="1"/>
        </w:rPr>
        <w:t xml:space="preserve"> </w:t>
      </w:r>
      <w:r>
        <w:t>plus</w:t>
      </w:r>
      <w:r w:rsidRPr="000B69D4">
        <w:rPr>
          <w:spacing w:val="1"/>
        </w:rPr>
        <w:t xml:space="preserve"> </w:t>
      </w:r>
      <w:r>
        <w:t>grande</w:t>
      </w:r>
      <w:r w:rsidRPr="000B69D4">
        <w:rPr>
          <w:spacing w:val="1"/>
        </w:rPr>
        <w:t xml:space="preserve"> </w:t>
      </w:r>
      <w:r>
        <w:t>envergure</w:t>
      </w:r>
      <w:r w:rsidRPr="000B69D4">
        <w:rPr>
          <w:spacing w:val="1"/>
        </w:rPr>
        <w:t xml:space="preserve"> </w:t>
      </w:r>
      <w:r>
        <w:t>offrant</w:t>
      </w:r>
      <w:r w:rsidRPr="000B69D4">
        <w:rPr>
          <w:spacing w:val="1"/>
        </w:rPr>
        <w:t xml:space="preserve"> </w:t>
      </w:r>
      <w:r>
        <w:t>une</w:t>
      </w:r>
      <w:r w:rsidRPr="000B69D4">
        <w:rPr>
          <w:spacing w:val="1"/>
        </w:rPr>
        <w:t xml:space="preserve"> </w:t>
      </w:r>
      <w:r>
        <w:t>meilleure</w:t>
      </w:r>
      <w:r w:rsidRPr="000B69D4">
        <w:rPr>
          <w:spacing w:val="1"/>
        </w:rPr>
        <w:t xml:space="preserve"> </w:t>
      </w:r>
      <w:r>
        <w:t>cohérence</w:t>
      </w:r>
      <w:r w:rsidRPr="000B69D4">
        <w:rPr>
          <w:spacing w:val="-2"/>
        </w:rPr>
        <w:t xml:space="preserve"> </w:t>
      </w:r>
      <w:r>
        <w:t>écologique.</w:t>
      </w:r>
    </w:p>
    <w:p w14:paraId="30AAB53B" w14:textId="2D1A1B3B" w:rsidR="00585EFD" w:rsidRDefault="00E81466" w:rsidP="006440BE">
      <w:pPr>
        <w:numPr>
          <w:ilvl w:val="0"/>
          <w:numId w:val="18"/>
        </w:numPr>
        <w:tabs>
          <w:tab w:val="clear" w:pos="720"/>
          <w:tab w:val="num" w:pos="142"/>
        </w:tabs>
        <w:spacing w:before="120" w:after="120"/>
        <w:ind w:left="142" w:hanging="436"/>
        <w:rPr>
          <w:bCs/>
        </w:rPr>
      </w:pPr>
      <w:r w:rsidRPr="00E81466">
        <w:rPr>
          <w:bCs/>
        </w:rPr>
        <w:t>Afin de satisfaire à ses engagements dans le cadre de la</w:t>
      </w:r>
      <w:r w:rsidR="005B78EB">
        <w:rPr>
          <w:bCs/>
        </w:rPr>
        <w:t xml:space="preserve"> réalisation d</w:t>
      </w:r>
      <w:r w:rsidR="001E5711">
        <w:rPr>
          <w:bCs/>
        </w:rPr>
        <w:t xml:space="preserve">’un projet immobilier </w:t>
      </w:r>
      <w:r w:rsidR="00CA7EDC">
        <w:rPr>
          <w:bCs/>
        </w:rPr>
        <w:t xml:space="preserve">sur la commune de </w:t>
      </w:r>
      <w:r w:rsidR="001E5711">
        <w:rPr>
          <w:bCs/>
        </w:rPr>
        <w:t>Bruges</w:t>
      </w:r>
      <w:r w:rsidR="00CA7EDC">
        <w:rPr>
          <w:bCs/>
        </w:rPr>
        <w:t xml:space="preserve"> </w:t>
      </w:r>
      <w:r w:rsidRPr="00E81466">
        <w:rPr>
          <w:bCs/>
        </w:rPr>
        <w:t>(ci-après le « </w:t>
      </w:r>
      <w:r w:rsidRPr="00A60E22">
        <w:rPr>
          <w:b/>
        </w:rPr>
        <w:t>Projet </w:t>
      </w:r>
      <w:r w:rsidRPr="00E81466">
        <w:rPr>
          <w:bCs/>
        </w:rPr>
        <w:t xml:space="preserve">»), </w:t>
      </w:r>
      <w:r w:rsidR="008941BA">
        <w:t>le Bénéficiaire</w:t>
      </w:r>
      <w:r w:rsidR="00CA7EDC" w:rsidRPr="00D91162">
        <w:t> </w:t>
      </w:r>
      <w:r w:rsidRPr="00E81466">
        <w:rPr>
          <w:bCs/>
        </w:rPr>
        <w:t xml:space="preserve">a sollicité le concours de CDC Biodiversité pour </w:t>
      </w:r>
      <w:r w:rsidRPr="00CA7EDC">
        <w:rPr>
          <w:bCs/>
        </w:rPr>
        <w:t>la mise en œuvre, le suivi et le reporting des mesures compensatoires jusqu’au 31/12/</w:t>
      </w:r>
      <w:r w:rsidR="00F55E4E" w:rsidRPr="00CA7EDC">
        <w:rPr>
          <w:bCs/>
        </w:rPr>
        <w:t>20</w:t>
      </w:r>
      <w:r w:rsidR="001E5711">
        <w:rPr>
          <w:bCs/>
        </w:rPr>
        <w:t>5</w:t>
      </w:r>
      <w:r w:rsidR="00F55E4E">
        <w:rPr>
          <w:bCs/>
        </w:rPr>
        <w:t>5</w:t>
      </w:r>
      <w:r w:rsidRPr="00CA7EDC">
        <w:rPr>
          <w:bCs/>
        </w:rPr>
        <w:t>, terme du présent contrat (ci-après le « </w:t>
      </w:r>
      <w:r w:rsidRPr="00CA7EDC">
        <w:rPr>
          <w:b/>
        </w:rPr>
        <w:t>Contrat</w:t>
      </w:r>
      <w:r w:rsidRPr="00CA7EDC">
        <w:rPr>
          <w:bCs/>
        </w:rPr>
        <w:t xml:space="preserve"> »). </w:t>
      </w:r>
    </w:p>
    <w:p w14:paraId="534C9846" w14:textId="564C5EFF" w:rsidR="00585EFD" w:rsidRDefault="00585EFD" w:rsidP="006440BE">
      <w:pPr>
        <w:numPr>
          <w:ilvl w:val="0"/>
          <w:numId w:val="18"/>
        </w:numPr>
        <w:tabs>
          <w:tab w:val="clear" w:pos="720"/>
          <w:tab w:val="num" w:pos="142"/>
        </w:tabs>
        <w:spacing w:before="120" w:after="120"/>
        <w:ind w:left="142" w:hanging="436"/>
        <w:rPr>
          <w:bCs/>
        </w:rPr>
      </w:pPr>
      <w:r>
        <w:t>La signature de ce contrat se place au terme de la procédure d’autorisation, après délivrance de l’arrêté portant dérogation à l’interdiction de destruction d’espèces animales protégées et de leurs habitats, en date du</w:t>
      </w:r>
      <w:r w:rsidR="00F55E4E">
        <w:t xml:space="preserve"> </w:t>
      </w:r>
      <w:r w:rsidR="00707D6F">
        <w:t>20 novembre 2025</w:t>
      </w:r>
      <w:r>
        <w:t xml:space="preserve"> </w:t>
      </w:r>
      <w:r w:rsidRPr="00E81466">
        <w:rPr>
          <w:bCs/>
        </w:rPr>
        <w:t>(l’ « </w:t>
      </w:r>
      <w:r w:rsidRPr="00A60E22">
        <w:rPr>
          <w:b/>
        </w:rPr>
        <w:t>Arrêté Préfectoral</w:t>
      </w:r>
      <w:r w:rsidRPr="00E81466">
        <w:rPr>
          <w:bCs/>
        </w:rPr>
        <w:t> ») (</w:t>
      </w:r>
      <w:r w:rsidRPr="00A60E22">
        <w:rPr>
          <w:b/>
        </w:rPr>
        <w:t xml:space="preserve">Annexe </w:t>
      </w:r>
      <w:r w:rsidR="001E5711">
        <w:rPr>
          <w:b/>
        </w:rPr>
        <w:t>1</w:t>
      </w:r>
      <w:r w:rsidRPr="00E81466">
        <w:rPr>
          <w:bCs/>
        </w:rPr>
        <w:t>).</w:t>
      </w:r>
    </w:p>
    <w:p w14:paraId="0818F526" w14:textId="06DA963A" w:rsidR="00F55E4E" w:rsidRDefault="00F55E4E" w:rsidP="006440BE">
      <w:pPr>
        <w:numPr>
          <w:ilvl w:val="0"/>
          <w:numId w:val="18"/>
        </w:numPr>
        <w:tabs>
          <w:tab w:val="clear" w:pos="720"/>
          <w:tab w:val="num" w:pos="142"/>
        </w:tabs>
        <w:spacing w:before="120" w:after="120"/>
        <w:ind w:left="142" w:hanging="436"/>
        <w:rPr>
          <w:bCs/>
        </w:rPr>
      </w:pPr>
      <w:r>
        <w:rPr>
          <w:bCs/>
        </w:rPr>
        <w:t>Un plan de gestion des mesures compensatoires (le « </w:t>
      </w:r>
      <w:r w:rsidRPr="00606833">
        <w:rPr>
          <w:b/>
        </w:rPr>
        <w:t>Plan de Gestion</w:t>
      </w:r>
      <w:r>
        <w:rPr>
          <w:bCs/>
        </w:rPr>
        <w:t> ») (</w:t>
      </w:r>
      <w:r w:rsidRPr="00606833">
        <w:rPr>
          <w:b/>
        </w:rPr>
        <w:t xml:space="preserve">Annexe </w:t>
      </w:r>
      <w:r w:rsidR="001E5711">
        <w:rPr>
          <w:b/>
        </w:rPr>
        <w:t>2</w:t>
      </w:r>
      <w:r>
        <w:rPr>
          <w:bCs/>
        </w:rPr>
        <w:t xml:space="preserve">) a été rédigé par CDC Biodiversité. Il </w:t>
      </w:r>
      <w:r w:rsidR="001E5711">
        <w:rPr>
          <w:bCs/>
        </w:rPr>
        <w:t>s’inscrit dans les</w:t>
      </w:r>
      <w:r>
        <w:rPr>
          <w:bCs/>
        </w:rPr>
        <w:t xml:space="preserve"> prescriptions de l’arrêté préfectoral et fixe le cadre d’intervention de CDC Biodiversité en lien avec le présent Contrat. </w:t>
      </w:r>
    </w:p>
    <w:p w14:paraId="03074E4E" w14:textId="29BCAD0D" w:rsidR="002369C5" w:rsidRDefault="002369C5" w:rsidP="002369C5">
      <w:pPr>
        <w:numPr>
          <w:ilvl w:val="0"/>
          <w:numId w:val="18"/>
        </w:numPr>
        <w:tabs>
          <w:tab w:val="clear" w:pos="720"/>
          <w:tab w:val="num" w:pos="142"/>
        </w:tabs>
        <w:spacing w:before="120" w:after="120"/>
        <w:ind w:left="142" w:hanging="436"/>
        <w:rPr>
          <w:bCs/>
        </w:rPr>
      </w:pPr>
      <w:r>
        <w:rPr>
          <w:bCs/>
        </w:rPr>
        <w:t xml:space="preserve">Pour les besoins du Contrat, les droits et obligations </w:t>
      </w:r>
      <w:r w:rsidRPr="007F2FB5">
        <w:t>ci-dessous définis seront réputés transférés par l</w:t>
      </w:r>
      <w:r>
        <w:t xml:space="preserve">e Bénéficiaire </w:t>
      </w:r>
      <w:r w:rsidRPr="002369C5">
        <w:rPr>
          <w:bCs/>
        </w:rPr>
        <w:t>à l’ASL dénommée « </w:t>
      </w:r>
      <w:commentRangeStart w:id="14"/>
      <w:del w:id="15" w:author="CAILLAUD Alexis" w:date="2026-09-16T16:49:00Z" w16du:dateUtc="2026-09-16T14:49:00Z">
        <w:r w:rsidRPr="001E5711" w:rsidDel="00436363">
          <w:rPr>
            <w:bCs/>
            <w:highlight w:val="yellow"/>
          </w:rPr>
          <w:delText>XXX</w:delText>
        </w:r>
        <w:commentRangeEnd w:id="14"/>
        <w:r w:rsidRPr="002369C5" w:rsidDel="00436363">
          <w:rPr>
            <w:rStyle w:val="Marquedecommentaire"/>
            <w:bCs/>
            <w:sz w:val="22"/>
            <w:szCs w:val="24"/>
          </w:rPr>
          <w:commentReference w:id="14"/>
        </w:r>
        <w:r w:rsidRPr="002369C5" w:rsidDel="00436363">
          <w:rPr>
            <w:bCs/>
          </w:rPr>
          <w:delText> </w:delText>
        </w:r>
      </w:del>
      <w:ins w:id="16" w:author="CAILLAUD Alexis" w:date="2026-09-16T16:49:00Z" w16du:dateUtc="2026-09-16T14:49:00Z">
        <w:r w:rsidR="00436363">
          <w:rPr>
            <w:bCs/>
          </w:rPr>
          <w:t>LES JARDINS d’AQUITAINE</w:t>
        </w:r>
        <w:r w:rsidR="00436363" w:rsidRPr="002369C5">
          <w:rPr>
            <w:bCs/>
          </w:rPr>
          <w:t> </w:t>
        </w:r>
      </w:ins>
      <w:r w:rsidRPr="002369C5">
        <w:rPr>
          <w:bCs/>
        </w:rPr>
        <w:t>». Cette ASL aura pour vocation la gestion de l’ensemble du lotissement</w:t>
      </w:r>
      <w:r>
        <w:rPr>
          <w:bCs/>
        </w:rPr>
        <w:t>.</w:t>
      </w:r>
      <w:r w:rsidRPr="002369C5">
        <w:rPr>
          <w:bCs/>
        </w:rPr>
        <w:t xml:space="preserve"> L’ASL aura donc la responsabilité de la mise en œuvre et du paiement des obligations de compensation attachées au Projet ci-après définies</w:t>
      </w:r>
      <w:r>
        <w:rPr>
          <w:bCs/>
        </w:rPr>
        <w:t xml:space="preserve">. </w:t>
      </w:r>
    </w:p>
    <w:p w14:paraId="4E71A6D6" w14:textId="6B4C7864" w:rsidR="002369C5" w:rsidRPr="002369C5" w:rsidRDefault="002369C5" w:rsidP="002369C5">
      <w:pPr>
        <w:numPr>
          <w:ilvl w:val="0"/>
          <w:numId w:val="18"/>
        </w:numPr>
        <w:tabs>
          <w:tab w:val="clear" w:pos="720"/>
          <w:tab w:val="num" w:pos="142"/>
        </w:tabs>
        <w:spacing w:before="120" w:after="120"/>
        <w:ind w:left="142" w:hanging="436"/>
        <w:rPr>
          <w:bCs/>
        </w:rPr>
      </w:pPr>
      <w:r>
        <w:t xml:space="preserve">Dans ce contexte, les Parties se sont rapprochées afin de définir les conditions générales dans lesquelles elles souhaitent collaborer, de bonne foi et dans un esprit partenarial, par le biais du présent Contrat. </w:t>
      </w:r>
    </w:p>
    <w:p w14:paraId="7EE9D266" w14:textId="17B9660E" w:rsidR="009F29AC" w:rsidRPr="009F29AC" w:rsidRDefault="00E81466" w:rsidP="006440BE">
      <w:pPr>
        <w:numPr>
          <w:ilvl w:val="0"/>
          <w:numId w:val="18"/>
        </w:numPr>
        <w:tabs>
          <w:tab w:val="clear" w:pos="720"/>
          <w:tab w:val="num" w:pos="142"/>
        </w:tabs>
        <w:spacing w:before="120" w:after="240"/>
        <w:ind w:left="142" w:hanging="436"/>
        <w:rPr>
          <w:bCs/>
        </w:rPr>
      </w:pPr>
      <w:r w:rsidRPr="00E81466">
        <w:rPr>
          <w:bCs/>
        </w:rPr>
        <w:t xml:space="preserve">La signature du présent Contrat, définit le point de départ de l’exécution des prestations de CDC Biodiversité à l’égard </w:t>
      </w:r>
      <w:r w:rsidR="008941BA">
        <w:rPr>
          <w:bCs/>
        </w:rPr>
        <w:t>du Bénéficiaire</w:t>
      </w:r>
      <w:r w:rsidR="00895A61">
        <w:rPr>
          <w:bCs/>
        </w:rPr>
        <w:t xml:space="preserve">, </w:t>
      </w:r>
      <w:r w:rsidRPr="00E81466">
        <w:rPr>
          <w:bCs/>
        </w:rPr>
        <w:t xml:space="preserve">pour une durée de </w:t>
      </w:r>
      <w:r w:rsidR="0093739D">
        <w:rPr>
          <w:bCs/>
        </w:rPr>
        <w:t>3</w:t>
      </w:r>
      <w:r w:rsidR="00704245">
        <w:rPr>
          <w:bCs/>
        </w:rPr>
        <w:t>0</w:t>
      </w:r>
      <w:r w:rsidR="00704245" w:rsidRPr="00E81466">
        <w:rPr>
          <w:bCs/>
        </w:rPr>
        <w:t xml:space="preserve"> </w:t>
      </w:r>
      <w:r w:rsidRPr="00E81466">
        <w:rPr>
          <w:bCs/>
        </w:rPr>
        <w:t>ans à compter</w:t>
      </w:r>
      <w:r w:rsidR="00F55E4E">
        <w:rPr>
          <w:bCs/>
        </w:rPr>
        <w:t xml:space="preserve"> de sa signature. </w:t>
      </w:r>
    </w:p>
    <w:p w14:paraId="4EE19E7F" w14:textId="4E88631D" w:rsidR="00E81466" w:rsidRPr="00E81466" w:rsidRDefault="00E81466" w:rsidP="006440BE">
      <w:pPr>
        <w:spacing w:before="120" w:after="0"/>
        <w:rPr>
          <w:bCs/>
        </w:rPr>
      </w:pPr>
      <w:r w:rsidRPr="00E81466">
        <w:rPr>
          <w:bCs/>
        </w:rPr>
        <w:t xml:space="preserve">Ceci étant établi, il a été convenu ce qui suit :  </w:t>
      </w:r>
    </w:p>
    <w:p w14:paraId="3B10A35B" w14:textId="77777777" w:rsidR="00E81466" w:rsidRDefault="00E81466" w:rsidP="00DD587D">
      <w:pPr>
        <w:spacing w:before="120" w:after="240"/>
        <w:rPr>
          <w:b/>
        </w:rPr>
      </w:pPr>
    </w:p>
    <w:p w14:paraId="77598C77" w14:textId="0E3C0494" w:rsidR="00B64E09" w:rsidRPr="00462428" w:rsidRDefault="00F440D3" w:rsidP="006D7E95">
      <w:pPr>
        <w:spacing w:before="120" w:after="240"/>
        <w:rPr>
          <w:b/>
        </w:rPr>
      </w:pPr>
      <w:r>
        <w:rPr>
          <w:b/>
        </w:rPr>
        <w:t>A</w:t>
      </w:r>
      <w:r w:rsidR="00E83BF4" w:rsidRPr="00462428">
        <w:rPr>
          <w:b/>
        </w:rPr>
        <w:t>RTICLE 1</w:t>
      </w:r>
      <w:r w:rsidR="004203DB">
        <w:rPr>
          <w:b/>
        </w:rPr>
        <w:t>.</w:t>
      </w:r>
      <w:r w:rsidR="000200E6" w:rsidRPr="00462428">
        <w:rPr>
          <w:b/>
        </w:rPr>
        <w:t> </w:t>
      </w:r>
      <w:r w:rsidR="004203DB" w:rsidRPr="00917102">
        <w:rPr>
          <w:b/>
        </w:rPr>
        <w:t>–</w:t>
      </w:r>
      <w:r w:rsidR="000200E6" w:rsidRPr="00462428">
        <w:rPr>
          <w:b/>
        </w:rPr>
        <w:t xml:space="preserve"> OBJET</w:t>
      </w:r>
      <w:r w:rsidR="00C349BB">
        <w:rPr>
          <w:b/>
        </w:rPr>
        <w:t xml:space="preserve"> </w:t>
      </w:r>
    </w:p>
    <w:p w14:paraId="5D37929A" w14:textId="1636EA12" w:rsidR="002E245E" w:rsidRDefault="002E245E" w:rsidP="002E245E">
      <w:pPr>
        <w:spacing w:before="120" w:after="120"/>
      </w:pPr>
      <w:r w:rsidRPr="00462428">
        <w:t>Le</w:t>
      </w:r>
      <w:r>
        <w:t xml:space="preserve"> contrat</w:t>
      </w:r>
      <w:r w:rsidRPr="00462428">
        <w:t xml:space="preserve"> défini</w:t>
      </w:r>
      <w:r>
        <w:t>t</w:t>
      </w:r>
      <w:r w:rsidRPr="00462428">
        <w:t xml:space="preserve"> les conditions dans lesquelles </w:t>
      </w:r>
      <w:r w:rsidR="008941BA">
        <w:t>le Bénéficiaire</w:t>
      </w:r>
      <w:r>
        <w:t xml:space="preserve"> répond à ses obligations réglementaires en matière d’espèces protégées en missionnant CDC Biodiversité pour une prestation de mise en œuvre et de suivi des mesures compensatoires </w:t>
      </w:r>
      <w:r w:rsidR="007653CC">
        <w:t xml:space="preserve">ex-situ. </w:t>
      </w:r>
    </w:p>
    <w:p w14:paraId="37FFFF47" w14:textId="7DC3D195" w:rsidR="002E245E" w:rsidRDefault="002E245E" w:rsidP="002E245E">
      <w:pPr>
        <w:spacing w:before="120" w:after="120"/>
        <w:rPr>
          <w:rFonts w:ascii="Arial" w:eastAsiaTheme="minorEastAsia" w:hAnsi="Arial"/>
          <w:lang w:eastAsia="ja-JP"/>
        </w:rPr>
      </w:pPr>
      <w:r w:rsidRPr="00846BAD">
        <w:rPr>
          <w:rFonts w:ascii="Arial" w:eastAsiaTheme="minorEastAsia" w:hAnsi="Arial"/>
          <w:lang w:eastAsia="ja-JP"/>
        </w:rPr>
        <w:lastRenderedPageBreak/>
        <w:t xml:space="preserve">La compensation objet </w:t>
      </w:r>
      <w:r>
        <w:rPr>
          <w:rFonts w:ascii="Arial" w:eastAsiaTheme="minorEastAsia" w:hAnsi="Arial"/>
          <w:lang w:eastAsia="ja-JP"/>
        </w:rPr>
        <w:t>du contrat</w:t>
      </w:r>
      <w:r w:rsidRPr="00846BAD">
        <w:rPr>
          <w:rFonts w:ascii="Arial" w:eastAsiaTheme="minorEastAsia" w:hAnsi="Arial"/>
          <w:lang w:eastAsia="ja-JP"/>
        </w:rPr>
        <w:t xml:space="preserve"> ne concerne de façon exclusive que les habitats et les espèces</w:t>
      </w:r>
      <w:r>
        <w:rPr>
          <w:rFonts w:ascii="Arial" w:eastAsiaTheme="minorEastAsia" w:hAnsi="Arial"/>
          <w:lang w:eastAsia="ja-JP"/>
        </w:rPr>
        <w:t xml:space="preserve"> protégés faisant l’objet des mesures pr</w:t>
      </w:r>
      <w:r w:rsidR="007653CC">
        <w:rPr>
          <w:rFonts w:ascii="Arial" w:eastAsiaTheme="minorEastAsia" w:hAnsi="Arial"/>
          <w:lang w:eastAsia="ja-JP"/>
        </w:rPr>
        <w:t xml:space="preserve">escrites dans l’arrêté préfectoral. </w:t>
      </w:r>
    </w:p>
    <w:p w14:paraId="5C4C4693" w14:textId="753C6292" w:rsidR="007653CC" w:rsidRDefault="007653CC" w:rsidP="002E245E">
      <w:pPr>
        <w:spacing w:before="120" w:after="120"/>
        <w:rPr>
          <w:rFonts w:ascii="Arial" w:eastAsiaTheme="minorEastAsia" w:hAnsi="Arial"/>
          <w:lang w:eastAsia="ja-JP"/>
        </w:rPr>
      </w:pPr>
    </w:p>
    <w:p w14:paraId="1E9667B8" w14:textId="4C341DB4" w:rsidR="007653CC" w:rsidRPr="00462428" w:rsidRDefault="007653CC" w:rsidP="007653CC">
      <w:pPr>
        <w:spacing w:before="120" w:after="240"/>
        <w:rPr>
          <w:b/>
        </w:rPr>
      </w:pPr>
      <w:r w:rsidRPr="00462428">
        <w:rPr>
          <w:b/>
        </w:rPr>
        <w:t xml:space="preserve">ARTICLE </w:t>
      </w:r>
      <w:r>
        <w:rPr>
          <w:b/>
        </w:rPr>
        <w:t>2.</w:t>
      </w:r>
      <w:r w:rsidRPr="00462428">
        <w:rPr>
          <w:b/>
        </w:rPr>
        <w:t> </w:t>
      </w:r>
      <w:r w:rsidRPr="00917102">
        <w:rPr>
          <w:b/>
        </w:rPr>
        <w:t>–</w:t>
      </w:r>
      <w:r w:rsidRPr="00462428">
        <w:rPr>
          <w:b/>
        </w:rPr>
        <w:t xml:space="preserve"> OBLIGATIONS DE COMPENSATION </w:t>
      </w:r>
    </w:p>
    <w:p w14:paraId="4883E829" w14:textId="5B0D4956" w:rsidR="00680F69" w:rsidRDefault="007653CC" w:rsidP="007653CC">
      <w:pPr>
        <w:pStyle w:val="Corpsdetexte"/>
        <w:suppressAutoHyphens/>
        <w:rPr>
          <w:rFonts w:ascii="Arial" w:eastAsiaTheme="minorEastAsia" w:hAnsi="Arial"/>
          <w:lang w:eastAsia="ja-JP"/>
        </w:rPr>
      </w:pPr>
      <w:r>
        <w:rPr>
          <w:rFonts w:ascii="Arial" w:eastAsiaTheme="minorEastAsia" w:hAnsi="Arial"/>
          <w:lang w:eastAsia="ja-JP"/>
        </w:rPr>
        <w:t>L</w:t>
      </w:r>
      <w:r w:rsidR="0093739D">
        <w:rPr>
          <w:rFonts w:ascii="Arial" w:eastAsiaTheme="minorEastAsia" w:hAnsi="Arial"/>
          <w:lang w:eastAsia="ja-JP"/>
        </w:rPr>
        <w:t xml:space="preserve">a dette écologique à couvrir est la suivante : </w:t>
      </w:r>
    </w:p>
    <w:p w14:paraId="6A6A27F8" w14:textId="77777777" w:rsidR="0093739D" w:rsidRDefault="0093739D" w:rsidP="00680F69">
      <w:pPr>
        <w:pStyle w:val="Corpsdetexte"/>
        <w:numPr>
          <w:ilvl w:val="0"/>
          <w:numId w:val="6"/>
        </w:numPr>
        <w:suppressAutoHyphens/>
        <w:rPr>
          <w:rFonts w:ascii="Arial" w:eastAsiaTheme="minorEastAsia" w:hAnsi="Arial"/>
          <w:lang w:eastAsia="ja-JP"/>
        </w:rPr>
      </w:pPr>
      <w:r>
        <w:rPr>
          <w:rFonts w:ascii="Arial" w:eastAsiaTheme="minorEastAsia" w:hAnsi="Arial"/>
          <w:lang w:eastAsia="ja-JP"/>
        </w:rPr>
        <w:t>0.65 ha de milieux favorables aux Lotiers grêle et hispide</w:t>
      </w:r>
    </w:p>
    <w:p w14:paraId="33C66CC5" w14:textId="7D4C3E68" w:rsidR="00E479E1" w:rsidRDefault="0093739D" w:rsidP="0093739D">
      <w:pPr>
        <w:pStyle w:val="Corpsdetexte"/>
        <w:numPr>
          <w:ilvl w:val="0"/>
          <w:numId w:val="6"/>
        </w:numPr>
        <w:suppressAutoHyphens/>
        <w:rPr>
          <w:rFonts w:ascii="Arial" w:eastAsiaTheme="minorEastAsia" w:hAnsi="Arial"/>
          <w:lang w:eastAsia="ja-JP"/>
        </w:rPr>
      </w:pPr>
      <w:r>
        <w:rPr>
          <w:rFonts w:ascii="Arial" w:eastAsiaTheme="minorEastAsia" w:hAnsi="Arial"/>
          <w:lang w:eastAsia="ja-JP"/>
        </w:rPr>
        <w:t>0.43 ha favorables à l’avifaune des milieux arborés.</w:t>
      </w:r>
    </w:p>
    <w:p w14:paraId="290728A1" w14:textId="77777777" w:rsidR="000B69D4" w:rsidRDefault="000B69D4" w:rsidP="000B69D4">
      <w:pPr>
        <w:pStyle w:val="Corpsdetexte"/>
        <w:suppressAutoHyphens/>
        <w:rPr>
          <w:rFonts w:ascii="Arial" w:eastAsiaTheme="minorEastAsia" w:hAnsi="Arial"/>
          <w:lang w:eastAsia="ja-JP"/>
        </w:rPr>
      </w:pPr>
    </w:p>
    <w:p w14:paraId="6B96797F" w14:textId="7C7B66DB" w:rsidR="000B69D4" w:rsidRPr="00462428" w:rsidRDefault="000B69D4" w:rsidP="000B69D4">
      <w:pPr>
        <w:spacing w:before="120" w:after="240"/>
        <w:rPr>
          <w:b/>
        </w:rPr>
      </w:pPr>
      <w:r w:rsidRPr="00462428">
        <w:rPr>
          <w:b/>
        </w:rPr>
        <w:t xml:space="preserve">ARTICLE </w:t>
      </w:r>
      <w:r>
        <w:rPr>
          <w:b/>
        </w:rPr>
        <w:t>3.</w:t>
      </w:r>
      <w:r w:rsidRPr="00462428">
        <w:rPr>
          <w:b/>
        </w:rPr>
        <w:t> </w:t>
      </w:r>
      <w:r w:rsidRPr="00917102">
        <w:rPr>
          <w:b/>
        </w:rPr>
        <w:t>–</w:t>
      </w:r>
      <w:r w:rsidRPr="00462428">
        <w:rPr>
          <w:b/>
        </w:rPr>
        <w:t xml:space="preserve"> </w:t>
      </w:r>
      <w:r>
        <w:rPr>
          <w:b/>
        </w:rPr>
        <w:t>LE « PROJET TERRITORIAL DE BIODIVERSITE »</w:t>
      </w:r>
      <w:r w:rsidRPr="00462428">
        <w:rPr>
          <w:b/>
        </w:rPr>
        <w:t xml:space="preserve"> </w:t>
      </w:r>
    </w:p>
    <w:p w14:paraId="79325253"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CDC Biodiversité investit pour préserver et restaurer la biodiversité et contribuer à l’adaptation des territoires au changement climatique. Son action s’inscrit dans les projets de territoires définis par les collectivités et dans le cadre fixé par les politiques publiques d’aménagement du territoire et de préservation de la nature. Cette action d’investissement, visant à anticiper la démarche d’acquisition foncière, est dénommée « Projet Territorial de Biodiversité ».</w:t>
      </w:r>
    </w:p>
    <w:p w14:paraId="1A8D247A"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Dans un contexte d'urbanisation croissante et de forte pression sur les milieux naturels et agricoles, la recherche d’un site éligible à la compensation et sa maitrise foncière sur le long terme peuvent se révéler difficiles et devenir un risque pour l’aménageur. Le Projet Territorial de Biodiversité est une réponse opérationnelle apportée par CDC Biodiversité, pour la mise en œuvre de la compensation.</w:t>
      </w:r>
    </w:p>
    <w:p w14:paraId="33BD2C92"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A travers cette approche, CDC Biodiversité identifie et sécurise des sites pouvant répondre à des besoins variés de compensation. L’objectif est de proposer aux aménageurs une solution de compensation clé en main, comprenant la mise à disposition du foncier ainsi que la réalisation et le suivi des mesures compensatoires sur toute la durée de ses engagements. Le Projet Territorial de Biodiversité apporte ainsi aux maîtres d’ouvrage une solution foncière anticipée et construite au regard des enjeux du territoire.</w:t>
      </w:r>
    </w:p>
    <w:p w14:paraId="7B63A51E"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En outre, en regroupant plusieurs projets de compensation de différents maîtres d’ouvrages sur un même ensemble, le Projet Territorial de Biodiversité renforce le bénéfice écologique des actions et permet d’optimiser les aspects financiers.</w:t>
      </w:r>
    </w:p>
    <w:p w14:paraId="38C26610"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Sur la commune de Sainte Eulalie (33), une réserve foncière de près de 18 ha est ainsi constituée au bénéfice d’acteurs économiques et de collectivités souhaitant agir pour la biodiversité ou ayant des obligations d’actions dans ce domaine.</w:t>
      </w:r>
    </w:p>
    <w:p w14:paraId="14D23886" w14:textId="77777777" w:rsidR="000B69D4" w:rsidRPr="000B69D4" w:rsidRDefault="000B69D4" w:rsidP="000B69D4">
      <w:pPr>
        <w:pStyle w:val="Corpsdetexte"/>
        <w:suppressAutoHyphens/>
        <w:rPr>
          <w:rFonts w:ascii="Arial" w:eastAsiaTheme="minorEastAsia" w:hAnsi="Arial"/>
          <w:lang w:eastAsia="ja-JP"/>
        </w:rPr>
      </w:pPr>
      <w:r w:rsidRPr="000B69D4">
        <w:rPr>
          <w:rFonts w:ascii="Arial" w:eastAsiaTheme="minorEastAsia" w:hAnsi="Arial"/>
          <w:lang w:eastAsia="ja-JP"/>
        </w:rPr>
        <w:t xml:space="preserve">L’opération de compensation liée au Projet s’insère dans cette démarche et bénéficiera donc de cette réserve foncière. Au sein de cette réserve, les terrains correspondant au périmètre exclusivement dédié à la compensation du Projet sont dénommés les « </w:t>
      </w:r>
      <w:r w:rsidRPr="000B69D4">
        <w:rPr>
          <w:rFonts w:ascii="Arial" w:eastAsiaTheme="minorEastAsia" w:hAnsi="Arial"/>
          <w:b/>
          <w:bCs/>
          <w:lang w:eastAsia="ja-JP"/>
        </w:rPr>
        <w:t>Terrains</w:t>
      </w:r>
      <w:r w:rsidRPr="000B69D4">
        <w:rPr>
          <w:rFonts w:ascii="Arial" w:eastAsiaTheme="minorEastAsia" w:hAnsi="Arial"/>
          <w:lang w:eastAsia="ja-JP"/>
        </w:rPr>
        <w:t xml:space="preserve"> ». Le tableau ci-dessous précise les références cadastrales et surfaces des terrains utilisés pour la mise en œuvre du programme de compensation :</w:t>
      </w:r>
    </w:p>
    <w:p w14:paraId="2C6BCD0A" w14:textId="2A15C5CF" w:rsidR="00477083" w:rsidRDefault="00477083" w:rsidP="004859D7">
      <w:pPr>
        <w:pStyle w:val="Corpsdetexte"/>
        <w:suppressAutoHyphens/>
        <w:rPr>
          <w:rFonts w:ascii="Arial" w:eastAsiaTheme="minorEastAsia" w:hAnsi="Arial"/>
          <w:lang w:eastAsia="ja-JP"/>
        </w:rPr>
      </w:pPr>
    </w:p>
    <w:tbl>
      <w:tblPr>
        <w:tblStyle w:val="Grilledutableau"/>
        <w:tblW w:w="8222" w:type="dxa"/>
        <w:jc w:val="center"/>
        <w:tblLayout w:type="fixed"/>
        <w:tblLook w:val="04A0" w:firstRow="1" w:lastRow="0" w:firstColumn="1" w:lastColumn="0" w:noHBand="0" w:noVBand="1"/>
      </w:tblPr>
      <w:tblGrid>
        <w:gridCol w:w="1819"/>
        <w:gridCol w:w="1247"/>
        <w:gridCol w:w="1253"/>
        <w:gridCol w:w="1918"/>
        <w:gridCol w:w="1985"/>
      </w:tblGrid>
      <w:tr w:rsidR="0093739D" w:rsidRPr="0093739D" w14:paraId="1B4324F7" w14:textId="77777777" w:rsidTr="0093739D">
        <w:trPr>
          <w:tblHeader/>
          <w:jc w:val="center"/>
        </w:trPr>
        <w:tc>
          <w:tcPr>
            <w:tcW w:w="1819" w:type="dxa"/>
            <w:tcBorders>
              <w:bottom w:val="single" w:sz="4" w:space="0" w:color="auto"/>
            </w:tcBorders>
            <w:shd w:val="clear" w:color="auto" w:fill="F2EFEF" w:themeFill="accent3" w:themeFillTint="33"/>
            <w:vAlign w:val="center"/>
          </w:tcPr>
          <w:p w14:paraId="411A9062" w14:textId="77777777" w:rsidR="0093739D" w:rsidRPr="0093739D" w:rsidRDefault="0093739D" w:rsidP="0093739D">
            <w:pPr>
              <w:pStyle w:val="Corpsdetexte"/>
              <w:suppressAutoHyphens/>
              <w:jc w:val="center"/>
              <w:rPr>
                <w:rFonts w:ascii="Arial" w:eastAsiaTheme="minorEastAsia" w:hAnsi="Arial"/>
                <w:szCs w:val="22"/>
                <w:lang w:eastAsia="ja-JP"/>
              </w:rPr>
            </w:pPr>
            <w:r w:rsidRPr="0093739D">
              <w:rPr>
                <w:rFonts w:ascii="Arial" w:eastAsiaTheme="minorEastAsia" w:hAnsi="Arial"/>
                <w:szCs w:val="22"/>
                <w:lang w:eastAsia="ja-JP"/>
              </w:rPr>
              <w:t>Commune</w:t>
            </w:r>
          </w:p>
        </w:tc>
        <w:tc>
          <w:tcPr>
            <w:tcW w:w="1247" w:type="dxa"/>
            <w:tcBorders>
              <w:bottom w:val="single" w:sz="4" w:space="0" w:color="auto"/>
            </w:tcBorders>
            <w:shd w:val="clear" w:color="auto" w:fill="F2EFEF" w:themeFill="accent3" w:themeFillTint="33"/>
            <w:vAlign w:val="center"/>
          </w:tcPr>
          <w:p w14:paraId="3321E189" w14:textId="77777777" w:rsidR="0093739D" w:rsidRPr="0093739D" w:rsidRDefault="0093739D" w:rsidP="0093739D">
            <w:pPr>
              <w:pStyle w:val="Corpsdetexte"/>
              <w:suppressAutoHyphens/>
              <w:jc w:val="center"/>
              <w:rPr>
                <w:rFonts w:ascii="Arial" w:eastAsiaTheme="minorEastAsia" w:hAnsi="Arial"/>
                <w:szCs w:val="22"/>
                <w:lang w:eastAsia="ja-JP"/>
              </w:rPr>
            </w:pPr>
            <w:r w:rsidRPr="0093739D">
              <w:rPr>
                <w:rFonts w:ascii="Arial" w:eastAsiaTheme="minorEastAsia" w:hAnsi="Arial"/>
                <w:szCs w:val="22"/>
                <w:lang w:eastAsia="ja-JP"/>
              </w:rPr>
              <w:t>INSEE Commune</w:t>
            </w:r>
          </w:p>
        </w:tc>
        <w:tc>
          <w:tcPr>
            <w:tcW w:w="1253" w:type="dxa"/>
            <w:tcBorders>
              <w:bottom w:val="single" w:sz="4" w:space="0" w:color="auto"/>
            </w:tcBorders>
            <w:shd w:val="clear" w:color="auto" w:fill="F2EFEF" w:themeFill="accent3" w:themeFillTint="33"/>
            <w:vAlign w:val="center"/>
          </w:tcPr>
          <w:p w14:paraId="35D607C2" w14:textId="77777777" w:rsidR="0093739D" w:rsidRPr="0093739D" w:rsidRDefault="0093739D" w:rsidP="0093739D">
            <w:pPr>
              <w:pStyle w:val="Corpsdetexte"/>
              <w:suppressAutoHyphens/>
              <w:jc w:val="center"/>
              <w:rPr>
                <w:rFonts w:ascii="Arial" w:eastAsiaTheme="minorEastAsia" w:hAnsi="Arial"/>
                <w:szCs w:val="22"/>
                <w:lang w:eastAsia="ja-JP"/>
              </w:rPr>
            </w:pPr>
            <w:r w:rsidRPr="0093739D">
              <w:rPr>
                <w:rFonts w:ascii="Arial" w:eastAsiaTheme="minorEastAsia" w:hAnsi="Arial"/>
                <w:szCs w:val="22"/>
                <w:lang w:eastAsia="ja-JP"/>
              </w:rPr>
              <w:t>Parcelle cadastrale</w:t>
            </w:r>
          </w:p>
        </w:tc>
        <w:tc>
          <w:tcPr>
            <w:tcW w:w="1918" w:type="dxa"/>
            <w:shd w:val="clear" w:color="auto" w:fill="F2EFEF" w:themeFill="accent3" w:themeFillTint="33"/>
            <w:vAlign w:val="center"/>
          </w:tcPr>
          <w:p w14:paraId="6EF45FC9" w14:textId="77777777" w:rsidR="0093739D" w:rsidRPr="0093739D" w:rsidRDefault="0093739D" w:rsidP="0093739D">
            <w:pPr>
              <w:pStyle w:val="Corpsdetexte"/>
              <w:suppressAutoHyphens/>
              <w:jc w:val="center"/>
              <w:rPr>
                <w:rFonts w:ascii="Arial" w:eastAsiaTheme="minorEastAsia" w:hAnsi="Arial"/>
                <w:szCs w:val="22"/>
                <w:lang w:eastAsia="ja-JP"/>
              </w:rPr>
            </w:pPr>
            <w:r w:rsidRPr="0093739D">
              <w:rPr>
                <w:rFonts w:ascii="Arial" w:eastAsiaTheme="minorEastAsia" w:hAnsi="Arial"/>
                <w:szCs w:val="22"/>
                <w:lang w:eastAsia="ja-JP"/>
              </w:rPr>
              <w:t>Surface parcelle cadastrale</w:t>
            </w:r>
          </w:p>
        </w:tc>
        <w:tc>
          <w:tcPr>
            <w:tcW w:w="1985" w:type="dxa"/>
            <w:shd w:val="clear" w:color="auto" w:fill="F2EFEF" w:themeFill="accent3" w:themeFillTint="33"/>
          </w:tcPr>
          <w:p w14:paraId="300B98B5" w14:textId="77777777" w:rsidR="0093739D" w:rsidRPr="0093739D" w:rsidRDefault="0093739D" w:rsidP="0093739D">
            <w:pPr>
              <w:pStyle w:val="Corpsdetexte"/>
              <w:suppressAutoHyphens/>
              <w:jc w:val="center"/>
              <w:rPr>
                <w:rFonts w:ascii="Arial" w:eastAsiaTheme="minorEastAsia" w:hAnsi="Arial"/>
                <w:szCs w:val="22"/>
                <w:lang w:eastAsia="ja-JP"/>
              </w:rPr>
            </w:pPr>
            <w:r w:rsidRPr="0093739D">
              <w:rPr>
                <w:rFonts w:ascii="Arial" w:eastAsiaTheme="minorEastAsia" w:hAnsi="Arial"/>
                <w:szCs w:val="22"/>
                <w:lang w:eastAsia="ja-JP"/>
              </w:rPr>
              <w:t>Surface attribuée pour la compensation</w:t>
            </w:r>
          </w:p>
        </w:tc>
      </w:tr>
      <w:tr w:rsidR="0093739D" w:rsidRPr="0093739D" w14:paraId="06E17787" w14:textId="77777777" w:rsidTr="0093739D">
        <w:trPr>
          <w:trHeight w:val="548"/>
          <w:jc w:val="center"/>
        </w:trPr>
        <w:tc>
          <w:tcPr>
            <w:tcW w:w="1819" w:type="dxa"/>
            <w:vAlign w:val="center"/>
          </w:tcPr>
          <w:p w14:paraId="79EDD65E" w14:textId="77777777" w:rsidR="0093739D" w:rsidRPr="0093739D" w:rsidRDefault="0093739D" w:rsidP="0093739D">
            <w:pPr>
              <w:pStyle w:val="Corpsdetexte"/>
              <w:suppressAutoHyphens/>
              <w:rPr>
                <w:rFonts w:ascii="Arial" w:eastAsiaTheme="minorEastAsia" w:hAnsi="Arial"/>
                <w:szCs w:val="22"/>
                <w:lang w:eastAsia="ja-JP"/>
              </w:rPr>
            </w:pPr>
            <w:r w:rsidRPr="0093739D">
              <w:rPr>
                <w:rFonts w:ascii="Arial" w:eastAsiaTheme="minorEastAsia" w:hAnsi="Arial"/>
                <w:szCs w:val="22"/>
                <w:lang w:eastAsia="ja-JP"/>
              </w:rPr>
              <w:t>Sainte-Eulalie</w:t>
            </w:r>
          </w:p>
        </w:tc>
        <w:tc>
          <w:tcPr>
            <w:tcW w:w="1247" w:type="dxa"/>
            <w:vAlign w:val="center"/>
          </w:tcPr>
          <w:p w14:paraId="3445CEA8" w14:textId="77777777" w:rsidR="0093739D" w:rsidRPr="0093739D" w:rsidRDefault="0093739D" w:rsidP="0093739D">
            <w:pPr>
              <w:pStyle w:val="Corpsdetexte"/>
              <w:suppressAutoHyphens/>
              <w:rPr>
                <w:rFonts w:ascii="Arial" w:eastAsiaTheme="minorEastAsia" w:hAnsi="Arial"/>
                <w:szCs w:val="22"/>
                <w:lang w:eastAsia="ja-JP"/>
              </w:rPr>
            </w:pPr>
            <w:r w:rsidRPr="0093739D">
              <w:rPr>
                <w:rFonts w:ascii="Arial" w:eastAsiaTheme="minorEastAsia" w:hAnsi="Arial"/>
                <w:szCs w:val="22"/>
                <w:lang w:eastAsia="ja-JP"/>
              </w:rPr>
              <w:t>33397</w:t>
            </w:r>
          </w:p>
        </w:tc>
        <w:tc>
          <w:tcPr>
            <w:tcW w:w="1253" w:type="dxa"/>
            <w:vAlign w:val="center"/>
          </w:tcPr>
          <w:p w14:paraId="7515DC45" w14:textId="77777777" w:rsidR="0093739D" w:rsidRPr="0093739D" w:rsidRDefault="0093739D" w:rsidP="0093739D">
            <w:pPr>
              <w:pStyle w:val="Corpsdetexte"/>
              <w:suppressAutoHyphens/>
              <w:rPr>
                <w:rFonts w:ascii="Arial" w:eastAsiaTheme="minorEastAsia" w:hAnsi="Arial"/>
                <w:szCs w:val="22"/>
                <w:lang w:eastAsia="ja-JP"/>
              </w:rPr>
            </w:pPr>
            <w:r w:rsidRPr="0093739D">
              <w:rPr>
                <w:rFonts w:ascii="Arial" w:eastAsiaTheme="minorEastAsia" w:hAnsi="Arial"/>
                <w:szCs w:val="22"/>
                <w:lang w:eastAsia="ja-JP"/>
              </w:rPr>
              <w:t>AT 0038</w:t>
            </w:r>
          </w:p>
        </w:tc>
        <w:tc>
          <w:tcPr>
            <w:tcW w:w="1918" w:type="dxa"/>
            <w:vAlign w:val="center"/>
          </w:tcPr>
          <w:p w14:paraId="62B029B7" w14:textId="77777777" w:rsidR="0093739D" w:rsidRPr="0093739D" w:rsidRDefault="0093739D" w:rsidP="0093739D">
            <w:pPr>
              <w:pStyle w:val="Corpsdetexte"/>
              <w:suppressAutoHyphens/>
              <w:rPr>
                <w:rFonts w:ascii="Arial" w:eastAsiaTheme="minorEastAsia" w:hAnsi="Arial"/>
                <w:szCs w:val="22"/>
                <w:lang w:eastAsia="ja-JP"/>
              </w:rPr>
            </w:pPr>
            <w:r w:rsidRPr="0093739D">
              <w:rPr>
                <w:rFonts w:ascii="Arial" w:eastAsiaTheme="minorEastAsia" w:hAnsi="Arial"/>
                <w:szCs w:val="22"/>
                <w:lang w:eastAsia="ja-JP"/>
              </w:rPr>
              <w:t>88 215 m²</w:t>
            </w:r>
          </w:p>
        </w:tc>
        <w:tc>
          <w:tcPr>
            <w:tcW w:w="1985" w:type="dxa"/>
            <w:vAlign w:val="center"/>
          </w:tcPr>
          <w:p w14:paraId="1B3D4BFE" w14:textId="77777777" w:rsidR="0093739D" w:rsidRPr="0093739D" w:rsidRDefault="0093739D" w:rsidP="0093739D">
            <w:pPr>
              <w:pStyle w:val="Corpsdetexte"/>
              <w:suppressAutoHyphens/>
              <w:rPr>
                <w:rFonts w:ascii="Arial" w:eastAsiaTheme="minorEastAsia" w:hAnsi="Arial"/>
                <w:szCs w:val="22"/>
                <w:lang w:eastAsia="ja-JP"/>
              </w:rPr>
            </w:pPr>
            <w:r w:rsidRPr="0093739D">
              <w:rPr>
                <w:rFonts w:ascii="Arial" w:eastAsiaTheme="minorEastAsia" w:hAnsi="Arial"/>
                <w:szCs w:val="22"/>
                <w:lang w:eastAsia="ja-JP"/>
              </w:rPr>
              <w:t>11 594 m²</w:t>
            </w:r>
          </w:p>
        </w:tc>
      </w:tr>
    </w:tbl>
    <w:p w14:paraId="131FFE26" w14:textId="77777777" w:rsidR="000B69D4" w:rsidRDefault="000B69D4" w:rsidP="00D46EC4">
      <w:pPr>
        <w:spacing w:before="120" w:after="240"/>
        <w:rPr>
          <w:b/>
        </w:rPr>
      </w:pPr>
    </w:p>
    <w:p w14:paraId="2DE93BC9" w14:textId="13F3AF79" w:rsidR="000B69D4" w:rsidRDefault="000B69D4" w:rsidP="000B69D4">
      <w:pPr>
        <w:pStyle w:val="Corpsdetexte"/>
        <w:spacing w:before="120"/>
        <w:ind w:right="222" w:hanging="1"/>
      </w:pPr>
      <w:r>
        <w:lastRenderedPageBreak/>
        <w:t>La carte de localisation et le justificatif de propriété de ces terrains figurent au Plan de Gestion, annexé</w:t>
      </w:r>
      <w:r>
        <w:rPr>
          <w:spacing w:val="1"/>
        </w:rPr>
        <w:t xml:space="preserve"> </w:t>
      </w:r>
      <w:r>
        <w:t>au présent Contrat (Annexe</w:t>
      </w:r>
      <w:r>
        <w:rPr>
          <w:spacing w:val="-1"/>
        </w:rPr>
        <w:t xml:space="preserve"> </w:t>
      </w:r>
      <w:r>
        <w:t>2).</w:t>
      </w:r>
    </w:p>
    <w:p w14:paraId="4506B6C7" w14:textId="77777777" w:rsidR="000B69D4" w:rsidRDefault="000B69D4" w:rsidP="00D46EC4">
      <w:pPr>
        <w:spacing w:before="120" w:after="240"/>
        <w:rPr>
          <w:b/>
        </w:rPr>
      </w:pPr>
    </w:p>
    <w:p w14:paraId="4D9D9334" w14:textId="50155E94" w:rsidR="00D46EC4" w:rsidRPr="00D46EC4" w:rsidRDefault="00903B9B" w:rsidP="00D46EC4">
      <w:pPr>
        <w:spacing w:before="120" w:after="240"/>
      </w:pPr>
      <w:r w:rsidRPr="00462428">
        <w:rPr>
          <w:b/>
        </w:rPr>
        <w:t xml:space="preserve">ARTICLE </w:t>
      </w:r>
      <w:r w:rsidR="000B69D4">
        <w:rPr>
          <w:b/>
        </w:rPr>
        <w:t>4</w:t>
      </w:r>
      <w:r w:rsidR="004203DB">
        <w:rPr>
          <w:b/>
        </w:rPr>
        <w:t>.</w:t>
      </w:r>
      <w:r w:rsidR="00961543" w:rsidRPr="00462428">
        <w:rPr>
          <w:b/>
        </w:rPr>
        <w:t> </w:t>
      </w:r>
      <w:r w:rsidR="004203DB" w:rsidRPr="00917102">
        <w:rPr>
          <w:b/>
        </w:rPr>
        <w:t>–</w:t>
      </w:r>
      <w:r w:rsidR="00961543" w:rsidRPr="00462428">
        <w:rPr>
          <w:b/>
        </w:rPr>
        <w:t xml:space="preserve"> </w:t>
      </w:r>
      <w:r w:rsidR="00E409C8">
        <w:rPr>
          <w:b/>
          <w:caps/>
          <w:lang w:eastAsia="fr-FR"/>
        </w:rPr>
        <w:t>prestations confiées</w:t>
      </w:r>
    </w:p>
    <w:p w14:paraId="0F178946" w14:textId="1998C32F" w:rsidR="002369C5" w:rsidRDefault="003856A9" w:rsidP="00606833">
      <w:pPr>
        <w:tabs>
          <w:tab w:val="left" w:pos="567"/>
        </w:tabs>
        <w:spacing w:before="120" w:after="120"/>
        <w:rPr>
          <w:rFonts w:ascii="Arial" w:eastAsiaTheme="minorEastAsia" w:hAnsi="Arial"/>
          <w:lang w:eastAsia="ja-JP"/>
        </w:rPr>
      </w:pPr>
      <w:r w:rsidRPr="005A1F9C">
        <w:rPr>
          <w:rFonts w:ascii="Arial" w:eastAsiaTheme="minorEastAsia" w:hAnsi="Arial"/>
          <w:lang w:eastAsia="ja-JP"/>
        </w:rPr>
        <w:t>Les missions</w:t>
      </w:r>
      <w:r>
        <w:rPr>
          <w:rFonts w:ascii="Arial" w:eastAsiaTheme="minorEastAsia" w:hAnsi="Arial"/>
          <w:lang w:eastAsia="ja-JP"/>
        </w:rPr>
        <w:t xml:space="preserve"> objet du contrat </w:t>
      </w:r>
      <w:r w:rsidR="000B69D4">
        <w:rPr>
          <w:rFonts w:ascii="Arial" w:eastAsiaTheme="minorEastAsia" w:hAnsi="Arial"/>
          <w:lang w:eastAsia="ja-JP"/>
        </w:rPr>
        <w:t>(les « </w:t>
      </w:r>
      <w:r w:rsidR="000B69D4" w:rsidRPr="000B69D4">
        <w:rPr>
          <w:rFonts w:ascii="Arial" w:eastAsiaTheme="minorEastAsia" w:hAnsi="Arial"/>
          <w:b/>
          <w:bCs/>
          <w:lang w:eastAsia="ja-JP"/>
        </w:rPr>
        <w:t>Prestations</w:t>
      </w:r>
      <w:r w:rsidR="000B69D4">
        <w:rPr>
          <w:rFonts w:ascii="Arial" w:eastAsiaTheme="minorEastAsia" w:hAnsi="Arial"/>
          <w:lang w:eastAsia="ja-JP"/>
        </w:rPr>
        <w:t xml:space="preserve"> ») </w:t>
      </w:r>
      <w:r>
        <w:rPr>
          <w:rFonts w:ascii="Arial" w:eastAsiaTheme="minorEastAsia" w:hAnsi="Arial"/>
          <w:lang w:eastAsia="ja-JP"/>
        </w:rPr>
        <w:t xml:space="preserve">comprennent l’ensemble des interventions </w:t>
      </w:r>
      <w:r w:rsidR="00F33241" w:rsidRPr="00F33241">
        <w:rPr>
          <w:rFonts w:ascii="Arial" w:eastAsiaTheme="minorEastAsia" w:hAnsi="Arial"/>
          <w:i/>
          <w:iCs/>
          <w:lang w:eastAsia="ja-JP"/>
        </w:rPr>
        <w:t>ex-situ</w:t>
      </w:r>
      <w:r w:rsidR="00F33241">
        <w:rPr>
          <w:rFonts w:ascii="Arial" w:eastAsiaTheme="minorEastAsia" w:hAnsi="Arial"/>
          <w:lang w:eastAsia="ja-JP"/>
        </w:rPr>
        <w:t xml:space="preserve"> </w:t>
      </w:r>
      <w:r>
        <w:rPr>
          <w:rFonts w:ascii="Arial" w:eastAsiaTheme="minorEastAsia" w:hAnsi="Arial"/>
          <w:lang w:eastAsia="ja-JP"/>
        </w:rPr>
        <w:t>découlant de la mise en œuvre des prescriptions fixées par l’arrêté préfectoral au titre des mesures compensatoires</w:t>
      </w:r>
      <w:r w:rsidR="00F33241">
        <w:rPr>
          <w:rFonts w:ascii="Arial" w:eastAsiaTheme="minorEastAsia" w:hAnsi="Arial"/>
          <w:lang w:eastAsia="ja-JP"/>
        </w:rPr>
        <w:t>.</w:t>
      </w:r>
    </w:p>
    <w:p w14:paraId="3FA05A6B" w14:textId="77777777" w:rsidR="00F33241" w:rsidRDefault="00F33241" w:rsidP="00606833">
      <w:pPr>
        <w:tabs>
          <w:tab w:val="left" w:pos="567"/>
        </w:tabs>
        <w:spacing w:before="120" w:after="120"/>
        <w:rPr>
          <w:rFonts w:ascii="Arial" w:eastAsiaTheme="minorEastAsia" w:hAnsi="Arial"/>
          <w:lang w:eastAsia="ja-JP"/>
        </w:rPr>
      </w:pPr>
    </w:p>
    <w:p w14:paraId="02140662" w14:textId="3A8B074D"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b/>
          <w:lang w:eastAsia="ja-JP"/>
        </w:rPr>
        <w:t xml:space="preserve">ARTICLE </w:t>
      </w:r>
      <w:r w:rsidR="00F33241">
        <w:rPr>
          <w:rFonts w:ascii="Arial" w:eastAsiaTheme="minorEastAsia" w:hAnsi="Arial"/>
          <w:b/>
          <w:lang w:eastAsia="ja-JP"/>
        </w:rPr>
        <w:t>5</w:t>
      </w:r>
      <w:r w:rsidRPr="002369C5">
        <w:rPr>
          <w:rFonts w:ascii="Arial" w:eastAsiaTheme="minorEastAsia" w:hAnsi="Arial"/>
          <w:b/>
          <w:lang w:eastAsia="ja-JP"/>
        </w:rPr>
        <w:t xml:space="preserve">. – TRANSFERT DES ENGAGEMENTS </w:t>
      </w:r>
    </w:p>
    <w:p w14:paraId="55458B62" w14:textId="2D7DCDB0"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lang w:eastAsia="ja-JP"/>
        </w:rPr>
        <w:t xml:space="preserve">Les Parties conviennent d’organiser le transfert des engagements pris aux termes du présent Contrat par </w:t>
      </w:r>
      <w:ins w:id="17" w:author="CAILLAUD Alexis" w:date="2026-09-16T17:12:00Z" w16du:dateUtc="2026-09-16T15:12:00Z">
        <w:r w:rsidR="0065289E">
          <w:rPr>
            <w:rFonts w:ascii="Arial" w:eastAsiaTheme="minorEastAsia" w:hAnsi="Arial"/>
            <w:lang w:eastAsia="ja-JP"/>
          </w:rPr>
          <w:t xml:space="preserve">la </w:t>
        </w:r>
        <w:r w:rsidR="0065289E">
          <w:t>SNC 136 Avenue d’Aquitaine</w:t>
        </w:r>
      </w:ins>
      <w:commentRangeStart w:id="18"/>
      <w:del w:id="19" w:author="CAILLAUD Alexis" w:date="2026-09-16T17:12:00Z" w16du:dateUtc="2026-09-16T15:12:00Z">
        <w:r w:rsidR="00F33241" w:rsidDel="0065289E">
          <w:rPr>
            <w:rFonts w:ascii="Arial" w:eastAsiaTheme="minorEastAsia" w:hAnsi="Arial"/>
            <w:lang w:eastAsia="ja-JP"/>
          </w:rPr>
          <w:delText>XXX</w:delText>
        </w:r>
        <w:commentRangeEnd w:id="18"/>
        <w:r w:rsidR="00F33241" w:rsidDel="0065289E">
          <w:rPr>
            <w:rStyle w:val="Marquedecommentaire"/>
            <w:rFonts w:ascii="Arial" w:eastAsiaTheme="minorEastAsia" w:hAnsi="Arial"/>
            <w:sz w:val="22"/>
            <w:szCs w:val="24"/>
            <w:lang w:eastAsia="ja-JP"/>
          </w:rPr>
          <w:commentReference w:id="18"/>
        </w:r>
      </w:del>
      <w:r>
        <w:rPr>
          <w:rFonts w:ascii="Arial" w:eastAsiaTheme="minorEastAsia" w:hAnsi="Arial"/>
          <w:lang w:eastAsia="ja-JP"/>
        </w:rPr>
        <w:t xml:space="preserve">, </w:t>
      </w:r>
      <w:r w:rsidRPr="002369C5">
        <w:rPr>
          <w:rFonts w:ascii="Arial" w:eastAsiaTheme="minorEastAsia" w:hAnsi="Arial"/>
          <w:lang w:eastAsia="ja-JP"/>
        </w:rPr>
        <w:t>bénéficiaire initial de la présente compensation au profit et à la charge de l’A</w:t>
      </w:r>
      <w:r w:rsidR="003526ED">
        <w:rPr>
          <w:rFonts w:ascii="Arial" w:eastAsiaTheme="minorEastAsia" w:hAnsi="Arial"/>
          <w:lang w:eastAsia="ja-JP"/>
        </w:rPr>
        <w:t xml:space="preserve">SL. Ce transfert sera rendu effectif à la date de publication d’un arrêté de transfert dont le titulaire sera l’ASL </w:t>
      </w:r>
      <w:r w:rsidRPr="002369C5">
        <w:rPr>
          <w:rFonts w:ascii="Arial" w:eastAsiaTheme="minorEastAsia" w:hAnsi="Arial"/>
          <w:lang w:eastAsia="ja-JP"/>
        </w:rPr>
        <w:t xml:space="preserve">(ci-après la « </w:t>
      </w:r>
      <w:r w:rsidRPr="002369C5">
        <w:rPr>
          <w:rFonts w:ascii="Arial" w:eastAsiaTheme="minorEastAsia" w:hAnsi="Arial"/>
          <w:b/>
          <w:bCs/>
          <w:lang w:eastAsia="ja-JP"/>
        </w:rPr>
        <w:t xml:space="preserve">Date de transfert </w:t>
      </w:r>
      <w:r w:rsidRPr="002369C5">
        <w:rPr>
          <w:rFonts w:ascii="Arial" w:eastAsiaTheme="minorEastAsia" w:hAnsi="Arial"/>
          <w:lang w:eastAsia="ja-JP"/>
        </w:rPr>
        <w:t>»).</w:t>
      </w:r>
      <w:r w:rsidR="003526ED">
        <w:rPr>
          <w:rFonts w:ascii="Arial" w:eastAsiaTheme="minorEastAsia" w:hAnsi="Arial"/>
          <w:lang w:eastAsia="ja-JP"/>
        </w:rPr>
        <w:t xml:space="preserve"> Ce transfert interviendra sous réserve de la livraison de l’opération. </w:t>
      </w:r>
    </w:p>
    <w:p w14:paraId="680107C4" w14:textId="0D881943"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lang w:eastAsia="ja-JP"/>
        </w:rPr>
        <w:t xml:space="preserve">A compter de la date de démarrage des prestations et jusqu’à la Date de transfert, </w:t>
      </w:r>
      <w:ins w:id="20" w:author="CAILLAUD Alexis" w:date="2026-09-16T17:11:00Z" w16du:dateUtc="2026-09-16T15:11:00Z">
        <w:r w:rsidR="0065289E">
          <w:rPr>
            <w:rFonts w:ascii="Arial" w:eastAsiaTheme="minorEastAsia" w:hAnsi="Arial"/>
            <w:lang w:eastAsia="ja-JP"/>
          </w:rPr>
          <w:t xml:space="preserve">la </w:t>
        </w:r>
        <w:r w:rsidR="0065289E">
          <w:t>SNC 136 Avenue d’Aquitaine</w:t>
        </w:r>
      </w:ins>
      <w:del w:id="21" w:author="CAILLAUD Alexis" w:date="2026-09-16T17:11:00Z" w16du:dateUtc="2026-09-16T15:11:00Z">
        <w:r w:rsidR="00F33241" w:rsidRPr="00F33241" w:rsidDel="0065289E">
          <w:rPr>
            <w:rFonts w:ascii="Arial" w:eastAsiaTheme="minorEastAsia" w:hAnsi="Arial"/>
            <w:highlight w:val="yellow"/>
            <w:lang w:eastAsia="ja-JP"/>
          </w:rPr>
          <w:delText>XXX</w:delText>
        </w:r>
      </w:del>
      <w:r w:rsidR="003526ED" w:rsidRPr="002369C5">
        <w:rPr>
          <w:rFonts w:ascii="Arial" w:eastAsiaTheme="minorEastAsia" w:hAnsi="Arial"/>
          <w:lang w:eastAsia="ja-JP"/>
        </w:rPr>
        <w:t xml:space="preserve"> </w:t>
      </w:r>
      <w:r w:rsidRPr="002369C5">
        <w:rPr>
          <w:rFonts w:ascii="Arial" w:eastAsiaTheme="minorEastAsia" w:hAnsi="Arial"/>
          <w:lang w:eastAsia="ja-JP"/>
        </w:rPr>
        <w:t>est redevable de l’ensemble des obligations règlementaires de l’Arrêté Préfectoral ainsi que des obligations définies contractuellement ci-après et réputée bénéficiaire de la prestation de CDC Biodiversité.</w:t>
      </w:r>
    </w:p>
    <w:p w14:paraId="0A93E0E5" w14:textId="6C983EEA"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lang w:eastAsia="ja-JP"/>
        </w:rPr>
        <w:t>Sous réserve de la justification de la Livraison et qu’un nouvel arrêté préfectoral transfère lesdites obligations de compensation à l’ASL, à compter de la Date de transfert et jusqu’au terme du Contrat fixé au 31/12/20</w:t>
      </w:r>
      <w:r w:rsidR="003526ED">
        <w:rPr>
          <w:rFonts w:ascii="Arial" w:eastAsiaTheme="minorEastAsia" w:hAnsi="Arial"/>
          <w:lang w:eastAsia="ja-JP"/>
        </w:rPr>
        <w:t>75</w:t>
      </w:r>
      <w:r w:rsidRPr="002369C5">
        <w:rPr>
          <w:rFonts w:ascii="Arial" w:eastAsiaTheme="minorEastAsia" w:hAnsi="Arial"/>
          <w:lang w:eastAsia="ja-JP"/>
        </w:rPr>
        <w:t xml:space="preserve">, l’ASL se substituera de plein droit à </w:t>
      </w:r>
      <w:ins w:id="22" w:author="CAILLAUD Alexis" w:date="2026-09-16T17:11:00Z" w16du:dateUtc="2026-09-16T15:11:00Z">
        <w:r w:rsidR="0065289E">
          <w:rPr>
            <w:rFonts w:ascii="Arial" w:eastAsiaTheme="minorEastAsia" w:hAnsi="Arial"/>
            <w:lang w:eastAsia="ja-JP"/>
          </w:rPr>
          <w:t xml:space="preserve">la </w:t>
        </w:r>
        <w:r w:rsidR="0065289E">
          <w:t>SNC 136 Avenue d’Aquitaine</w:t>
        </w:r>
      </w:ins>
      <w:del w:id="23" w:author="CAILLAUD Alexis" w:date="2026-09-16T17:11:00Z" w16du:dateUtc="2026-09-16T15:11:00Z">
        <w:r w:rsidR="00F33241" w:rsidRPr="00F33241" w:rsidDel="0065289E">
          <w:rPr>
            <w:rFonts w:ascii="Arial" w:eastAsiaTheme="minorEastAsia" w:hAnsi="Arial"/>
            <w:highlight w:val="yellow"/>
            <w:lang w:eastAsia="ja-JP"/>
          </w:rPr>
          <w:delText>XXX</w:delText>
        </w:r>
      </w:del>
      <w:r w:rsidRPr="002369C5">
        <w:rPr>
          <w:rFonts w:ascii="Arial" w:eastAsiaTheme="minorEastAsia" w:hAnsi="Arial"/>
          <w:lang w:eastAsia="ja-JP"/>
        </w:rPr>
        <w:t>, et reprendra ainsi pour le compte de l’ensemble des colotis, l’ensemble des obligations règlementaires de l’Arrêté préfectoral ainsi que des obligations définies contractuellement ci- après et sera réputé bénéficiaire de la prestation de CDC Biodiversité.</w:t>
      </w:r>
    </w:p>
    <w:p w14:paraId="662759E0" w14:textId="0DF51130"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lang w:eastAsia="ja-JP"/>
        </w:rPr>
        <w:t xml:space="preserve">La Date de transfert sera confirmée par </w:t>
      </w:r>
      <w:ins w:id="24" w:author="CAILLAUD Alexis" w:date="2026-09-16T17:11:00Z" w16du:dateUtc="2026-09-16T15:11:00Z">
        <w:r w:rsidR="0065289E">
          <w:rPr>
            <w:rFonts w:ascii="Arial" w:eastAsiaTheme="minorEastAsia" w:hAnsi="Arial"/>
            <w:lang w:eastAsia="ja-JP"/>
          </w:rPr>
          <w:t xml:space="preserve">la </w:t>
        </w:r>
        <w:r w:rsidR="0065289E">
          <w:t>SNC 136 Avenue d’Aquitaine</w:t>
        </w:r>
      </w:ins>
      <w:del w:id="25" w:author="CAILLAUD Alexis" w:date="2026-09-16T17:11:00Z" w16du:dateUtc="2026-09-16T15:11:00Z">
        <w:r w:rsidR="00F33241" w:rsidRPr="00F33241" w:rsidDel="0065289E">
          <w:rPr>
            <w:rFonts w:ascii="Arial" w:eastAsiaTheme="minorEastAsia" w:hAnsi="Arial"/>
            <w:highlight w:val="yellow"/>
            <w:lang w:eastAsia="ja-JP"/>
          </w:rPr>
          <w:delText>XXX</w:delText>
        </w:r>
      </w:del>
      <w:r w:rsidRPr="002369C5">
        <w:rPr>
          <w:rFonts w:ascii="Arial" w:eastAsiaTheme="minorEastAsia" w:hAnsi="Arial"/>
          <w:lang w:eastAsia="ja-JP"/>
        </w:rPr>
        <w:t xml:space="preserve">, sur présentation auprès de CDC Biodiversité d’une copie de la cession des espaces communs du lotissement au profit de l’ASL ou d’une copie du procès-verbal de réception signé par </w:t>
      </w:r>
      <w:ins w:id="26" w:author="CAILLAUD Alexis" w:date="2026-09-16T17:11:00Z" w16du:dateUtc="2026-09-16T15:11:00Z">
        <w:r w:rsidR="0065289E">
          <w:rPr>
            <w:rFonts w:ascii="Arial" w:eastAsiaTheme="minorEastAsia" w:hAnsi="Arial"/>
            <w:lang w:eastAsia="ja-JP"/>
          </w:rPr>
          <w:t xml:space="preserve">la </w:t>
        </w:r>
        <w:r w:rsidR="0065289E">
          <w:t>SNC 136 Avenue d’Aquitaine</w:t>
        </w:r>
      </w:ins>
      <w:del w:id="27" w:author="CAILLAUD Alexis" w:date="2026-09-16T17:11:00Z" w16du:dateUtc="2026-09-16T15:11:00Z">
        <w:r w:rsidR="00F33241" w:rsidRPr="00F33241" w:rsidDel="0065289E">
          <w:rPr>
            <w:rFonts w:ascii="Arial" w:eastAsiaTheme="minorEastAsia" w:hAnsi="Arial"/>
            <w:highlight w:val="yellow"/>
            <w:lang w:eastAsia="ja-JP"/>
          </w:rPr>
          <w:delText>XXX</w:delText>
        </w:r>
      </w:del>
      <w:r w:rsidR="003526ED" w:rsidRPr="002369C5">
        <w:rPr>
          <w:rFonts w:ascii="Arial" w:eastAsiaTheme="minorEastAsia" w:hAnsi="Arial"/>
          <w:lang w:eastAsia="ja-JP"/>
        </w:rPr>
        <w:t xml:space="preserve"> </w:t>
      </w:r>
      <w:r w:rsidRPr="002369C5">
        <w:rPr>
          <w:rFonts w:ascii="Arial" w:eastAsiaTheme="minorEastAsia" w:hAnsi="Arial"/>
          <w:lang w:eastAsia="ja-JP"/>
        </w:rPr>
        <w:t>et l’ASL ou une copie du procès-verbal de la première assemblée générale de l’ASL confirmant la reprise du contrat.</w:t>
      </w:r>
    </w:p>
    <w:p w14:paraId="0EAFD86B" w14:textId="11970892" w:rsidR="002369C5" w:rsidRPr="002369C5" w:rsidRDefault="002369C5" w:rsidP="002369C5">
      <w:pPr>
        <w:tabs>
          <w:tab w:val="left" w:pos="567"/>
        </w:tabs>
        <w:spacing w:before="120" w:after="120"/>
        <w:rPr>
          <w:rFonts w:ascii="Arial" w:eastAsiaTheme="minorEastAsia" w:hAnsi="Arial"/>
          <w:lang w:eastAsia="ja-JP"/>
        </w:rPr>
      </w:pPr>
      <w:r w:rsidRPr="002369C5">
        <w:rPr>
          <w:rFonts w:ascii="Arial" w:eastAsiaTheme="minorEastAsia" w:hAnsi="Arial"/>
          <w:lang w:eastAsia="ja-JP"/>
        </w:rPr>
        <w:t>Dans l’hypothèse où l’ASL, pour quelque raison que ce soit, refuserait la reprise du contrat</w:t>
      </w:r>
      <w:r w:rsidR="003526ED">
        <w:rPr>
          <w:rFonts w:ascii="Arial" w:eastAsiaTheme="minorEastAsia" w:hAnsi="Arial"/>
          <w:lang w:eastAsia="ja-JP"/>
        </w:rPr>
        <w:t>,</w:t>
      </w:r>
      <w:r w:rsidRPr="002369C5">
        <w:rPr>
          <w:rFonts w:ascii="Arial" w:eastAsiaTheme="minorEastAsia" w:hAnsi="Arial"/>
          <w:lang w:eastAsia="ja-JP"/>
        </w:rPr>
        <w:t xml:space="preserve"> </w:t>
      </w:r>
      <w:del w:id="28" w:author="CAILLAUD Alexis" w:date="2026-09-16T17:12:00Z" w16du:dateUtc="2026-09-16T15:12:00Z">
        <w:r w:rsidR="00F33241" w:rsidRPr="00F33241" w:rsidDel="0065289E">
          <w:rPr>
            <w:rFonts w:ascii="Arial" w:eastAsiaTheme="minorEastAsia" w:hAnsi="Arial"/>
            <w:highlight w:val="yellow"/>
            <w:lang w:eastAsia="ja-JP"/>
          </w:rPr>
          <w:delText>XXX</w:delText>
        </w:r>
        <w:r w:rsidR="00F33241" w:rsidDel="0065289E">
          <w:rPr>
            <w:rFonts w:ascii="Arial" w:eastAsiaTheme="minorEastAsia" w:hAnsi="Arial"/>
            <w:lang w:eastAsia="ja-JP"/>
          </w:rPr>
          <w:delText xml:space="preserve"> </w:delText>
        </w:r>
      </w:del>
      <w:ins w:id="29" w:author="CAILLAUD Alexis" w:date="2026-09-16T17:12:00Z" w16du:dateUtc="2026-09-16T15:12:00Z">
        <w:r w:rsidR="0065289E">
          <w:rPr>
            <w:rFonts w:ascii="Arial" w:eastAsiaTheme="minorEastAsia" w:hAnsi="Arial"/>
            <w:lang w:eastAsia="ja-JP"/>
          </w:rPr>
          <w:t xml:space="preserve">la </w:t>
        </w:r>
        <w:r w:rsidR="0065289E">
          <w:t>SNC 136 Avenue d’Aquitaine</w:t>
        </w:r>
        <w:r w:rsidR="0065289E" w:rsidRPr="002369C5">
          <w:rPr>
            <w:rFonts w:ascii="Arial" w:eastAsiaTheme="minorEastAsia" w:hAnsi="Arial"/>
            <w:lang w:eastAsia="ja-JP"/>
          </w:rPr>
          <w:t xml:space="preserve"> </w:t>
        </w:r>
      </w:ins>
      <w:r w:rsidRPr="002369C5">
        <w:rPr>
          <w:rFonts w:ascii="Arial" w:eastAsiaTheme="minorEastAsia" w:hAnsi="Arial"/>
          <w:lang w:eastAsia="ja-JP"/>
        </w:rPr>
        <w:t>restera, dans l’intervalle, tenue responsable des engagements du présent Contrat jusqu’à la reprise effective du contrat au profit de l’ASL</w:t>
      </w:r>
      <w:r w:rsidR="0032236B">
        <w:rPr>
          <w:rFonts w:ascii="Arial" w:eastAsiaTheme="minorEastAsia" w:hAnsi="Arial"/>
          <w:lang w:eastAsia="ja-JP"/>
        </w:rPr>
        <w:t>.</w:t>
      </w:r>
    </w:p>
    <w:p w14:paraId="17B476E8" w14:textId="014258FC" w:rsidR="001D2149" w:rsidRDefault="001D2149" w:rsidP="003856A9">
      <w:pPr>
        <w:spacing w:before="120" w:after="240"/>
      </w:pPr>
    </w:p>
    <w:p w14:paraId="2182B283" w14:textId="19042AFE" w:rsidR="00903B9B" w:rsidRPr="00917102" w:rsidRDefault="00903B9B" w:rsidP="006D7E95">
      <w:pPr>
        <w:spacing w:before="120" w:after="240"/>
        <w:rPr>
          <w:b/>
        </w:rPr>
      </w:pPr>
      <w:r w:rsidRPr="00917102">
        <w:rPr>
          <w:b/>
        </w:rPr>
        <w:t xml:space="preserve">ARTICLE </w:t>
      </w:r>
      <w:r w:rsidR="00F33241">
        <w:rPr>
          <w:b/>
        </w:rPr>
        <w:t>6</w:t>
      </w:r>
      <w:r w:rsidR="004203DB">
        <w:rPr>
          <w:b/>
        </w:rPr>
        <w:t>.</w:t>
      </w:r>
      <w:r w:rsidR="00BA6447" w:rsidRPr="00917102">
        <w:rPr>
          <w:b/>
        </w:rPr>
        <w:t> </w:t>
      </w:r>
      <w:r w:rsidR="004203DB" w:rsidRPr="00917102">
        <w:rPr>
          <w:b/>
        </w:rPr>
        <w:t>–</w:t>
      </w:r>
      <w:r w:rsidR="00BA6447" w:rsidRPr="00917102">
        <w:rPr>
          <w:b/>
        </w:rPr>
        <w:t xml:space="preserve"> ENGAGEMENT</w:t>
      </w:r>
      <w:r w:rsidR="009B5CB9" w:rsidRPr="00917102">
        <w:rPr>
          <w:b/>
        </w:rPr>
        <w:t>S</w:t>
      </w:r>
      <w:r w:rsidR="00BA6447" w:rsidRPr="00917102">
        <w:rPr>
          <w:b/>
        </w:rPr>
        <w:t xml:space="preserve"> DE </w:t>
      </w:r>
      <w:r w:rsidR="00724CB2" w:rsidRPr="00724CB2">
        <w:rPr>
          <w:b/>
        </w:rPr>
        <w:t>CDC B</w:t>
      </w:r>
      <w:r w:rsidR="000D5A2E">
        <w:rPr>
          <w:b/>
        </w:rPr>
        <w:t>IODIVERSITE</w:t>
      </w:r>
    </w:p>
    <w:p w14:paraId="2E071BD8" w14:textId="2C6537A0" w:rsidR="00BA6447" w:rsidRPr="00917102" w:rsidRDefault="00D03333" w:rsidP="006D7E95">
      <w:pPr>
        <w:pStyle w:val="Paragraphedeliste"/>
        <w:spacing w:before="120" w:after="120"/>
        <w:ind w:left="0"/>
        <w:jc w:val="both"/>
      </w:pPr>
      <w:r>
        <w:t>P</w:t>
      </w:r>
      <w:r w:rsidRPr="00917102">
        <w:t>endant toute la durée d</w:t>
      </w:r>
      <w:r w:rsidR="001A0D0D">
        <w:t>u Contrat</w:t>
      </w:r>
      <w:r>
        <w:t>,</w:t>
      </w:r>
      <w:r w:rsidRPr="00917102">
        <w:t xml:space="preserve"> </w:t>
      </w:r>
      <w:r w:rsidR="00724CB2" w:rsidRPr="00335F3A">
        <w:t>CDC</w:t>
      </w:r>
      <w:r w:rsidR="00724CB2">
        <w:t> </w:t>
      </w:r>
      <w:r w:rsidR="00724CB2" w:rsidRPr="00335F3A">
        <w:t>Biodiversité</w:t>
      </w:r>
      <w:r w:rsidR="00724CB2" w:rsidRPr="00917102">
        <w:t xml:space="preserve"> </w:t>
      </w:r>
      <w:r w:rsidR="00BA6447" w:rsidRPr="00917102">
        <w:t xml:space="preserve">s’engage : </w:t>
      </w:r>
    </w:p>
    <w:p w14:paraId="5184A321" w14:textId="77777777" w:rsidR="00F33241" w:rsidRPr="00F33241" w:rsidRDefault="00F33241" w:rsidP="00F33241">
      <w:pPr>
        <w:pStyle w:val="Paragraphedeliste"/>
        <w:widowControl w:val="0"/>
        <w:numPr>
          <w:ilvl w:val="0"/>
          <w:numId w:val="2"/>
        </w:numPr>
        <w:tabs>
          <w:tab w:val="left" w:pos="567"/>
        </w:tabs>
        <w:autoSpaceDE w:val="0"/>
        <w:autoSpaceDN w:val="0"/>
        <w:spacing w:before="118"/>
        <w:ind w:right="221"/>
        <w:jc w:val="both"/>
        <w:rPr>
          <w:vanish/>
        </w:rPr>
      </w:pPr>
    </w:p>
    <w:p w14:paraId="21CFB334" w14:textId="77777777" w:rsidR="00F33241" w:rsidRPr="00F33241" w:rsidRDefault="00F33241" w:rsidP="00F33241">
      <w:pPr>
        <w:pStyle w:val="Paragraphedeliste"/>
        <w:widowControl w:val="0"/>
        <w:numPr>
          <w:ilvl w:val="0"/>
          <w:numId w:val="2"/>
        </w:numPr>
        <w:tabs>
          <w:tab w:val="left" w:pos="567"/>
        </w:tabs>
        <w:autoSpaceDE w:val="0"/>
        <w:autoSpaceDN w:val="0"/>
        <w:spacing w:before="118"/>
        <w:ind w:right="221"/>
        <w:jc w:val="both"/>
        <w:rPr>
          <w:vanish/>
        </w:rPr>
      </w:pPr>
    </w:p>
    <w:p w14:paraId="6F5557F8" w14:textId="77777777" w:rsidR="00F33241" w:rsidRPr="00F33241" w:rsidRDefault="00F33241" w:rsidP="00F33241">
      <w:pPr>
        <w:pStyle w:val="Paragraphedeliste"/>
        <w:widowControl w:val="0"/>
        <w:numPr>
          <w:ilvl w:val="0"/>
          <w:numId w:val="2"/>
        </w:numPr>
        <w:tabs>
          <w:tab w:val="left" w:pos="567"/>
        </w:tabs>
        <w:autoSpaceDE w:val="0"/>
        <w:autoSpaceDN w:val="0"/>
        <w:spacing w:before="118"/>
        <w:ind w:right="221"/>
        <w:jc w:val="both"/>
        <w:rPr>
          <w:vanish/>
        </w:rPr>
      </w:pPr>
    </w:p>
    <w:p w14:paraId="4EB09696" w14:textId="7B78A6F6" w:rsidR="00060826" w:rsidRDefault="00060826" w:rsidP="00F33241">
      <w:pPr>
        <w:pStyle w:val="Paragraphedeliste"/>
        <w:widowControl w:val="0"/>
        <w:numPr>
          <w:ilvl w:val="1"/>
          <w:numId w:val="2"/>
        </w:numPr>
        <w:tabs>
          <w:tab w:val="left" w:pos="567"/>
        </w:tabs>
        <w:autoSpaceDE w:val="0"/>
        <w:autoSpaceDN w:val="0"/>
        <w:spacing w:before="118"/>
        <w:ind w:left="567" w:right="221" w:hanging="425"/>
        <w:jc w:val="both"/>
      </w:pPr>
      <w:r>
        <w:t>À mettre en œuvre toutes actions et/ou travaux ainsi que leur suivi</w:t>
      </w:r>
      <w:r w:rsidR="00E409C8">
        <w:t>,</w:t>
      </w:r>
      <w:r>
        <w:t xml:space="preserve"> conformément au Plan de</w:t>
      </w:r>
      <w:r>
        <w:rPr>
          <w:spacing w:val="1"/>
        </w:rPr>
        <w:t xml:space="preserve"> </w:t>
      </w:r>
      <w:r>
        <w:t>Gestion,</w:t>
      </w:r>
      <w:r>
        <w:rPr>
          <w:spacing w:val="1"/>
        </w:rPr>
        <w:t xml:space="preserve"> </w:t>
      </w:r>
      <w:r>
        <w:t>jusqu’au</w:t>
      </w:r>
      <w:r>
        <w:rPr>
          <w:spacing w:val="1"/>
        </w:rPr>
        <w:t xml:space="preserve"> </w:t>
      </w:r>
      <w:r>
        <w:t>31/12/</w:t>
      </w:r>
      <w:r w:rsidR="002A3D2A">
        <w:t>20</w:t>
      </w:r>
      <w:r w:rsidR="00707D6F">
        <w:t>56</w:t>
      </w:r>
      <w:r>
        <w:t>,</w:t>
      </w:r>
      <w:r>
        <w:rPr>
          <w:spacing w:val="1"/>
        </w:rPr>
        <w:t xml:space="preserve"> </w:t>
      </w:r>
      <w:r>
        <w:t>en</w:t>
      </w:r>
      <w:r>
        <w:rPr>
          <w:spacing w:val="1"/>
        </w:rPr>
        <w:t xml:space="preserve"> </w:t>
      </w:r>
      <w:r>
        <w:t>conformité</w:t>
      </w:r>
      <w:r>
        <w:rPr>
          <w:spacing w:val="1"/>
        </w:rPr>
        <w:t xml:space="preserve"> </w:t>
      </w:r>
      <w:r>
        <w:t>avec</w:t>
      </w:r>
      <w:r>
        <w:rPr>
          <w:spacing w:val="1"/>
        </w:rPr>
        <w:t xml:space="preserve"> </w:t>
      </w:r>
      <w:r>
        <w:t>les</w:t>
      </w:r>
      <w:r>
        <w:rPr>
          <w:spacing w:val="1"/>
        </w:rPr>
        <w:t xml:space="preserve"> </w:t>
      </w:r>
      <w:r>
        <w:t>obligations légales et réglementaires fixés dans l’Arrêté préfectoral incombant</w:t>
      </w:r>
      <w:r w:rsidR="004B7FF4">
        <w:t xml:space="preserve"> </w:t>
      </w:r>
      <w:r w:rsidR="005B2FB4">
        <w:t xml:space="preserve">au </w:t>
      </w:r>
      <w:r w:rsidR="00926624">
        <w:t>Bénéficiaire</w:t>
      </w:r>
      <w:r w:rsidR="004B7FF4">
        <w:t xml:space="preserve"> </w:t>
      </w:r>
      <w:r>
        <w:t>;</w:t>
      </w:r>
    </w:p>
    <w:p w14:paraId="678DD5DA" w14:textId="0310D971" w:rsidR="00060826" w:rsidRDefault="00060826" w:rsidP="00F33241">
      <w:pPr>
        <w:pStyle w:val="Paragraphedeliste"/>
        <w:widowControl w:val="0"/>
        <w:numPr>
          <w:ilvl w:val="1"/>
          <w:numId w:val="2"/>
        </w:numPr>
        <w:tabs>
          <w:tab w:val="left" w:pos="567"/>
        </w:tabs>
        <w:autoSpaceDE w:val="0"/>
        <w:autoSpaceDN w:val="0"/>
        <w:spacing w:before="121"/>
        <w:ind w:left="567" w:right="220" w:hanging="425"/>
        <w:jc w:val="both"/>
      </w:pPr>
      <w:r>
        <w:t xml:space="preserve">À établir un </w:t>
      </w:r>
      <w:r w:rsidRPr="004B7FF4">
        <w:rPr>
          <w:iCs/>
        </w:rPr>
        <w:t>reporting</w:t>
      </w:r>
      <w:r>
        <w:rPr>
          <w:i/>
        </w:rPr>
        <w:t xml:space="preserve"> </w:t>
      </w:r>
      <w:r>
        <w:t>au Bénéficiaire du Contrat selon les modalités indiquées dans le Plan de</w:t>
      </w:r>
      <w:r>
        <w:rPr>
          <w:spacing w:val="1"/>
        </w:rPr>
        <w:t xml:space="preserve"> </w:t>
      </w:r>
      <w:r>
        <w:t>Gestion</w:t>
      </w:r>
      <w:r>
        <w:rPr>
          <w:spacing w:val="1"/>
        </w:rPr>
        <w:t xml:space="preserve"> </w:t>
      </w:r>
      <w:r>
        <w:t>;</w:t>
      </w:r>
    </w:p>
    <w:p w14:paraId="1C2F3C8B" w14:textId="77777777" w:rsidR="00F33241" w:rsidRDefault="00F33241" w:rsidP="00F33241">
      <w:pPr>
        <w:pStyle w:val="Paragraphedeliste"/>
        <w:widowControl w:val="0"/>
        <w:numPr>
          <w:ilvl w:val="1"/>
          <w:numId w:val="2"/>
        </w:numPr>
        <w:tabs>
          <w:tab w:val="left" w:pos="567"/>
          <w:tab w:val="left" w:pos="788"/>
        </w:tabs>
        <w:autoSpaceDE w:val="0"/>
        <w:autoSpaceDN w:val="0"/>
        <w:spacing w:before="121"/>
        <w:ind w:left="567" w:right="224" w:hanging="425"/>
        <w:jc w:val="both"/>
      </w:pPr>
      <w:r>
        <w:t>À ne pas faire bénéficier un tiers de mesures compensatoires similaires sur les Terrains ex-situ,</w:t>
      </w:r>
      <w:r>
        <w:rPr>
          <w:spacing w:val="1"/>
        </w:rPr>
        <w:t xml:space="preserve"> </w:t>
      </w:r>
      <w:r>
        <w:t>support</w:t>
      </w:r>
      <w:r>
        <w:rPr>
          <w:spacing w:val="-4"/>
        </w:rPr>
        <w:t xml:space="preserve"> </w:t>
      </w:r>
      <w:r>
        <w:t>des</w:t>
      </w:r>
      <w:r>
        <w:rPr>
          <w:spacing w:val="1"/>
        </w:rPr>
        <w:t xml:space="preserve"> </w:t>
      </w:r>
      <w:r>
        <w:t>obligations de</w:t>
      </w:r>
      <w:r>
        <w:rPr>
          <w:spacing w:val="1"/>
        </w:rPr>
        <w:t xml:space="preserve"> </w:t>
      </w:r>
      <w:r>
        <w:t>compensation</w:t>
      </w:r>
      <w:r>
        <w:rPr>
          <w:spacing w:val="-3"/>
        </w:rPr>
        <w:t xml:space="preserve"> </w:t>
      </w:r>
      <w:r>
        <w:t>du</w:t>
      </w:r>
      <w:r>
        <w:rPr>
          <w:spacing w:val="1"/>
        </w:rPr>
        <w:t xml:space="preserve"> </w:t>
      </w:r>
      <w:r>
        <w:t>présent</w:t>
      </w:r>
      <w:r>
        <w:rPr>
          <w:spacing w:val="-1"/>
        </w:rPr>
        <w:t xml:space="preserve"> </w:t>
      </w:r>
      <w:r>
        <w:t>Contrat</w:t>
      </w:r>
      <w:r>
        <w:rPr>
          <w:spacing w:val="-1"/>
        </w:rPr>
        <w:t xml:space="preserve"> </w:t>
      </w:r>
      <w:r>
        <w:t>;</w:t>
      </w:r>
    </w:p>
    <w:p w14:paraId="5B3266ED" w14:textId="77777777" w:rsidR="00F33241" w:rsidRDefault="00F33241" w:rsidP="00F33241">
      <w:pPr>
        <w:pStyle w:val="Paragraphedeliste"/>
        <w:widowControl w:val="0"/>
        <w:numPr>
          <w:ilvl w:val="1"/>
          <w:numId w:val="2"/>
        </w:numPr>
        <w:tabs>
          <w:tab w:val="left" w:pos="567"/>
          <w:tab w:val="left" w:pos="788"/>
        </w:tabs>
        <w:autoSpaceDE w:val="0"/>
        <w:autoSpaceDN w:val="0"/>
        <w:spacing w:before="120"/>
        <w:ind w:left="567" w:right="221" w:hanging="425"/>
        <w:jc w:val="both"/>
      </w:pPr>
      <w:r>
        <w:lastRenderedPageBreak/>
        <w:t>À supporter seule l’ensemble des taxes, frais, charges et autres contributions dont les Terrains ex-</w:t>
      </w:r>
      <w:r>
        <w:rPr>
          <w:spacing w:val="-47"/>
        </w:rPr>
        <w:t xml:space="preserve"> </w:t>
      </w:r>
      <w:r>
        <w:t>situ constitueraient l’assiette</w:t>
      </w:r>
      <w:r>
        <w:rPr>
          <w:spacing w:val="1"/>
        </w:rPr>
        <w:t xml:space="preserve"> </w:t>
      </w:r>
      <w:r>
        <w:t>;</w:t>
      </w:r>
    </w:p>
    <w:p w14:paraId="37A38869" w14:textId="77777777" w:rsidR="00F33241" w:rsidRDefault="00F33241" w:rsidP="00F33241">
      <w:pPr>
        <w:pStyle w:val="Paragraphedeliste"/>
        <w:widowControl w:val="0"/>
        <w:numPr>
          <w:ilvl w:val="1"/>
          <w:numId w:val="2"/>
        </w:numPr>
        <w:tabs>
          <w:tab w:val="left" w:pos="567"/>
          <w:tab w:val="left" w:pos="788"/>
        </w:tabs>
        <w:autoSpaceDE w:val="0"/>
        <w:autoSpaceDN w:val="0"/>
        <w:spacing w:before="118"/>
        <w:ind w:left="567" w:right="223" w:hanging="425"/>
        <w:jc w:val="both"/>
      </w:pPr>
      <w:r>
        <w:t>À mentionner la contribution du Bénéficiaire au Projet Territorial de</w:t>
      </w:r>
      <w:r w:rsidRPr="00F0403C">
        <w:t xml:space="preserve"> Biodiversité</w:t>
      </w:r>
      <w:r>
        <w:t>,</w:t>
      </w:r>
      <w:r>
        <w:rPr>
          <w:spacing w:val="-2"/>
        </w:rPr>
        <w:t xml:space="preserve"> </w:t>
      </w:r>
      <w:r>
        <w:t>dans</w:t>
      </w:r>
      <w:r>
        <w:rPr>
          <w:spacing w:val="1"/>
        </w:rPr>
        <w:t xml:space="preserve"> </w:t>
      </w:r>
      <w:r>
        <w:t>le</w:t>
      </w:r>
      <w:r>
        <w:rPr>
          <w:spacing w:val="-1"/>
        </w:rPr>
        <w:t xml:space="preserve"> </w:t>
      </w:r>
      <w:r>
        <w:t>cadre</w:t>
      </w:r>
      <w:r>
        <w:rPr>
          <w:spacing w:val="-2"/>
        </w:rPr>
        <w:t xml:space="preserve"> </w:t>
      </w:r>
      <w:r>
        <w:t>de</w:t>
      </w:r>
      <w:r>
        <w:rPr>
          <w:spacing w:val="1"/>
        </w:rPr>
        <w:t xml:space="preserve"> </w:t>
      </w:r>
      <w:r>
        <w:t>la communication</w:t>
      </w:r>
      <w:r>
        <w:rPr>
          <w:spacing w:val="1"/>
        </w:rPr>
        <w:t xml:space="preserve"> </w:t>
      </w:r>
      <w:r>
        <w:t>associée</w:t>
      </w:r>
      <w:r>
        <w:rPr>
          <w:spacing w:val="-2"/>
        </w:rPr>
        <w:t xml:space="preserve"> </w:t>
      </w:r>
      <w:r>
        <w:t>à</w:t>
      </w:r>
      <w:r>
        <w:rPr>
          <w:spacing w:val="-1"/>
        </w:rPr>
        <w:t xml:space="preserve"> </w:t>
      </w:r>
      <w:r>
        <w:t>ce</w:t>
      </w:r>
      <w:r>
        <w:rPr>
          <w:spacing w:val="1"/>
        </w:rPr>
        <w:t xml:space="preserve"> </w:t>
      </w:r>
      <w:r>
        <w:t>projet</w:t>
      </w:r>
      <w:r>
        <w:rPr>
          <w:spacing w:val="-3"/>
        </w:rPr>
        <w:t xml:space="preserve"> </w:t>
      </w:r>
      <w:r>
        <w:t>;</w:t>
      </w:r>
    </w:p>
    <w:p w14:paraId="46BEAE3D" w14:textId="0184BF10" w:rsidR="00F33241" w:rsidRDefault="00F33241" w:rsidP="00F33241">
      <w:pPr>
        <w:pStyle w:val="Paragraphedeliste"/>
        <w:widowControl w:val="0"/>
        <w:numPr>
          <w:ilvl w:val="1"/>
          <w:numId w:val="2"/>
        </w:numPr>
        <w:tabs>
          <w:tab w:val="left" w:pos="788"/>
        </w:tabs>
        <w:autoSpaceDE w:val="0"/>
        <w:autoSpaceDN w:val="0"/>
        <w:spacing w:before="121"/>
        <w:ind w:left="567" w:right="220" w:hanging="425"/>
        <w:jc w:val="both"/>
      </w:pPr>
      <w:r>
        <w:rPr>
          <w:spacing w:val="-1"/>
        </w:rPr>
        <w:t>À</w:t>
      </w:r>
      <w:r>
        <w:rPr>
          <w:spacing w:val="-11"/>
        </w:rPr>
        <w:t xml:space="preserve"> </w:t>
      </w:r>
      <w:r>
        <w:rPr>
          <w:spacing w:val="-1"/>
        </w:rPr>
        <w:t>laisser</w:t>
      </w:r>
      <w:r>
        <w:rPr>
          <w:spacing w:val="-11"/>
        </w:rPr>
        <w:t xml:space="preserve"> </w:t>
      </w:r>
      <w:r>
        <w:rPr>
          <w:spacing w:val="-1"/>
        </w:rPr>
        <w:t>la</w:t>
      </w:r>
      <w:r>
        <w:rPr>
          <w:spacing w:val="-12"/>
        </w:rPr>
        <w:t xml:space="preserve"> </w:t>
      </w:r>
      <w:r>
        <w:rPr>
          <w:spacing w:val="-1"/>
        </w:rPr>
        <w:t>possibilité</w:t>
      </w:r>
      <w:r>
        <w:rPr>
          <w:spacing w:val="-10"/>
        </w:rPr>
        <w:t xml:space="preserve"> </w:t>
      </w:r>
      <w:r>
        <w:t>d’accès</w:t>
      </w:r>
      <w:r>
        <w:rPr>
          <w:spacing w:val="-11"/>
        </w:rPr>
        <w:t xml:space="preserve"> </w:t>
      </w:r>
      <w:r>
        <w:t>aux</w:t>
      </w:r>
      <w:r>
        <w:rPr>
          <w:spacing w:val="-12"/>
        </w:rPr>
        <w:t xml:space="preserve"> </w:t>
      </w:r>
      <w:r>
        <w:t>parcelles</w:t>
      </w:r>
      <w:r>
        <w:rPr>
          <w:spacing w:val="-13"/>
        </w:rPr>
        <w:t xml:space="preserve"> </w:t>
      </w:r>
      <w:r>
        <w:t>ex-situ,</w:t>
      </w:r>
      <w:r>
        <w:rPr>
          <w:spacing w:val="-11"/>
        </w:rPr>
        <w:t xml:space="preserve"> </w:t>
      </w:r>
      <w:r>
        <w:t>à</w:t>
      </w:r>
      <w:r>
        <w:rPr>
          <w:spacing w:val="-12"/>
        </w:rPr>
        <w:t xml:space="preserve"> </w:t>
      </w:r>
      <w:r>
        <w:t>l’État,</w:t>
      </w:r>
      <w:r>
        <w:rPr>
          <w:spacing w:val="-11"/>
        </w:rPr>
        <w:t xml:space="preserve"> </w:t>
      </w:r>
      <w:r>
        <w:t>au</w:t>
      </w:r>
      <w:r>
        <w:rPr>
          <w:spacing w:val="-13"/>
        </w:rPr>
        <w:t xml:space="preserve"> </w:t>
      </w:r>
      <w:r>
        <w:t>Bénéficiaire,</w:t>
      </w:r>
      <w:r>
        <w:rPr>
          <w:spacing w:val="-47"/>
        </w:rPr>
        <w:t xml:space="preserve"> </w:t>
      </w:r>
      <w:r>
        <w:t>ou toute entité mandatée par eux, sous réserve d’en informer au préalable CDC Biodiversité au</w:t>
      </w:r>
      <w:r>
        <w:rPr>
          <w:spacing w:val="1"/>
        </w:rPr>
        <w:t xml:space="preserve"> </w:t>
      </w:r>
      <w:r>
        <w:t>moins</w:t>
      </w:r>
      <w:r>
        <w:rPr>
          <w:spacing w:val="-2"/>
        </w:rPr>
        <w:t xml:space="preserve"> </w:t>
      </w:r>
      <w:r>
        <w:t>5</w:t>
      </w:r>
      <w:r>
        <w:rPr>
          <w:spacing w:val="1"/>
        </w:rPr>
        <w:t xml:space="preserve"> </w:t>
      </w:r>
      <w:r>
        <w:t>jours</w:t>
      </w:r>
      <w:r>
        <w:rPr>
          <w:spacing w:val="1"/>
        </w:rPr>
        <w:t xml:space="preserve"> </w:t>
      </w:r>
      <w:r>
        <w:t>à</w:t>
      </w:r>
      <w:r>
        <w:rPr>
          <w:spacing w:val="-1"/>
        </w:rPr>
        <w:t xml:space="preserve"> </w:t>
      </w:r>
      <w:r>
        <w:t>l’avance.</w:t>
      </w:r>
    </w:p>
    <w:p w14:paraId="7C8F6708" w14:textId="77777777" w:rsidR="001A0D0D" w:rsidRDefault="001A0D0D" w:rsidP="001A0D0D">
      <w:pPr>
        <w:pStyle w:val="Paragraphedeliste"/>
        <w:widowControl w:val="0"/>
        <w:tabs>
          <w:tab w:val="left" w:pos="788"/>
        </w:tabs>
        <w:autoSpaceDE w:val="0"/>
        <w:autoSpaceDN w:val="0"/>
        <w:spacing w:before="121"/>
        <w:ind w:left="567" w:right="220"/>
        <w:jc w:val="both"/>
      </w:pPr>
    </w:p>
    <w:p w14:paraId="16639490" w14:textId="70AEFAED" w:rsidR="00413F92" w:rsidRPr="00917102" w:rsidRDefault="00413F92" w:rsidP="00995024">
      <w:pPr>
        <w:spacing w:before="120" w:after="240"/>
        <w:jc w:val="left"/>
        <w:rPr>
          <w:b/>
        </w:rPr>
      </w:pPr>
      <w:bookmarkStart w:id="30" w:name="_Hlk524083912"/>
      <w:r w:rsidRPr="00917102">
        <w:rPr>
          <w:b/>
        </w:rPr>
        <w:t xml:space="preserve">ARTICLE </w:t>
      </w:r>
      <w:r w:rsidR="00F33241">
        <w:rPr>
          <w:b/>
        </w:rPr>
        <w:t>7</w:t>
      </w:r>
      <w:r w:rsidR="00956AFD" w:rsidRPr="00917102">
        <w:rPr>
          <w:b/>
        </w:rPr>
        <w:t> </w:t>
      </w:r>
      <w:r w:rsidR="004203DB" w:rsidRPr="00917102">
        <w:rPr>
          <w:b/>
        </w:rPr>
        <w:t>–</w:t>
      </w:r>
      <w:r w:rsidR="00956AFD" w:rsidRPr="00917102">
        <w:rPr>
          <w:b/>
        </w:rPr>
        <w:t xml:space="preserve"> ENGAGEMENT</w:t>
      </w:r>
      <w:r w:rsidR="00860FBF" w:rsidRPr="00917102">
        <w:rPr>
          <w:b/>
        </w:rPr>
        <w:t>S</w:t>
      </w:r>
      <w:r w:rsidR="00956AFD" w:rsidRPr="00917102">
        <w:rPr>
          <w:b/>
        </w:rPr>
        <w:t xml:space="preserve"> </w:t>
      </w:r>
      <w:r w:rsidR="001A0D0D">
        <w:rPr>
          <w:b/>
        </w:rPr>
        <w:t>DU BENEFICIAIRE</w:t>
      </w:r>
    </w:p>
    <w:bookmarkEnd w:id="30"/>
    <w:p w14:paraId="0547178E" w14:textId="56C4F16D" w:rsidR="0034708A" w:rsidRPr="00C017C2" w:rsidRDefault="001A0D0D" w:rsidP="00C15B59">
      <w:pPr>
        <w:tabs>
          <w:tab w:val="left" w:pos="432"/>
        </w:tabs>
        <w:spacing w:before="120" w:after="120"/>
      </w:pPr>
      <w:r>
        <w:t>Le Bénéficiaire</w:t>
      </w:r>
      <w:r w:rsidR="009B69F8">
        <w:t xml:space="preserve"> </w:t>
      </w:r>
      <w:r w:rsidR="0034708A" w:rsidRPr="00C017C2">
        <w:t>s’engage</w:t>
      </w:r>
      <w:r w:rsidR="00FF4A6E" w:rsidRPr="00C017C2">
        <w:t xml:space="preserve"> </w:t>
      </w:r>
      <w:r w:rsidR="003E0150" w:rsidRPr="00C017C2">
        <w:t>dans le cadre</w:t>
      </w:r>
      <w:r w:rsidR="00FF4A6E" w:rsidRPr="00C017C2">
        <w:t xml:space="preserve"> </w:t>
      </w:r>
      <w:r w:rsidR="004B7FF4">
        <w:t>du Contrat</w:t>
      </w:r>
      <w:r w:rsidR="0034708A" w:rsidRPr="00C017C2">
        <w:t xml:space="preserve"> : </w:t>
      </w:r>
    </w:p>
    <w:p w14:paraId="69A104D5" w14:textId="77777777" w:rsidR="006D7E95" w:rsidRPr="00C017C2" w:rsidRDefault="006D7E95" w:rsidP="00C15B59">
      <w:pPr>
        <w:pStyle w:val="Paragraphedeliste"/>
        <w:numPr>
          <w:ilvl w:val="0"/>
          <w:numId w:val="2"/>
        </w:numPr>
        <w:spacing w:before="120" w:after="120"/>
        <w:ind w:left="357" w:hanging="357"/>
        <w:jc w:val="both"/>
        <w:rPr>
          <w:vanish/>
          <w:color w:val="FFFFFF" w:themeColor="background1"/>
          <w:sz w:val="2"/>
          <w:szCs w:val="2"/>
        </w:rPr>
      </w:pPr>
    </w:p>
    <w:p w14:paraId="43358974" w14:textId="77777777" w:rsidR="004B7FF4" w:rsidRDefault="004B7FF4" w:rsidP="00F33241">
      <w:pPr>
        <w:pStyle w:val="Paragraphedeliste"/>
        <w:widowControl w:val="0"/>
        <w:numPr>
          <w:ilvl w:val="1"/>
          <w:numId w:val="2"/>
        </w:numPr>
        <w:tabs>
          <w:tab w:val="left" w:pos="709"/>
        </w:tabs>
        <w:autoSpaceDE w:val="0"/>
        <w:autoSpaceDN w:val="0"/>
        <w:spacing w:before="118"/>
        <w:ind w:left="567" w:right="220" w:hanging="425"/>
        <w:jc w:val="both"/>
      </w:pPr>
      <w:r>
        <w:t>À laisser CDC Biodiversité juge des moyens à mobiliser pour l’atteinte des objectifs définis par</w:t>
      </w:r>
      <w:r>
        <w:rPr>
          <w:spacing w:val="1"/>
        </w:rPr>
        <w:t xml:space="preserve"> </w:t>
      </w:r>
      <w:r>
        <w:t>l’Arrêté Préfectoral</w:t>
      </w:r>
      <w:r>
        <w:rPr>
          <w:spacing w:val="-3"/>
        </w:rPr>
        <w:t xml:space="preserve"> </w:t>
      </w:r>
      <w:r>
        <w:t>et constituant la</w:t>
      </w:r>
      <w:r>
        <w:rPr>
          <w:spacing w:val="-1"/>
        </w:rPr>
        <w:t xml:space="preserve"> </w:t>
      </w:r>
      <w:r>
        <w:t>base du</w:t>
      </w:r>
      <w:r>
        <w:rPr>
          <w:spacing w:val="1"/>
        </w:rPr>
        <w:t xml:space="preserve"> </w:t>
      </w:r>
      <w:r>
        <w:t>Contrat ;</w:t>
      </w:r>
    </w:p>
    <w:p w14:paraId="77E6EF4B" w14:textId="691E3AB1" w:rsidR="004B7FF4" w:rsidRDefault="004B7FF4" w:rsidP="004B7FF4">
      <w:pPr>
        <w:pStyle w:val="Paragraphedeliste"/>
        <w:widowControl w:val="0"/>
        <w:numPr>
          <w:ilvl w:val="1"/>
          <w:numId w:val="2"/>
        </w:numPr>
        <w:tabs>
          <w:tab w:val="left" w:pos="567"/>
        </w:tabs>
        <w:autoSpaceDE w:val="0"/>
        <w:autoSpaceDN w:val="0"/>
        <w:spacing w:before="121"/>
        <w:ind w:left="567" w:right="222" w:hanging="425"/>
        <w:jc w:val="both"/>
      </w:pPr>
      <w:r>
        <w:t>À rémunérer les missions de CDC Biodiversité conformément aux éléments financiers présentés</w:t>
      </w:r>
      <w:r>
        <w:rPr>
          <w:spacing w:val="1"/>
        </w:rPr>
        <w:t xml:space="preserve"> </w:t>
      </w:r>
      <w:r>
        <w:t>aux articles</w:t>
      </w:r>
      <w:r>
        <w:rPr>
          <w:spacing w:val="-1"/>
        </w:rPr>
        <w:t xml:space="preserve"> </w:t>
      </w:r>
      <w:r w:rsidR="00F33241">
        <w:t>10</w:t>
      </w:r>
      <w:r w:rsidR="0032236B" w:rsidRPr="002B1B60">
        <w:rPr>
          <w:spacing w:val="-1"/>
        </w:rPr>
        <w:t xml:space="preserve"> </w:t>
      </w:r>
      <w:r w:rsidRPr="002B1B60">
        <w:t>et</w:t>
      </w:r>
      <w:r w:rsidRPr="002B1B60">
        <w:rPr>
          <w:spacing w:val="-3"/>
        </w:rPr>
        <w:t xml:space="preserve"> </w:t>
      </w:r>
      <w:r w:rsidR="0032236B">
        <w:t>1</w:t>
      </w:r>
      <w:r w:rsidR="00F33241">
        <w:t>1</w:t>
      </w:r>
      <w:r w:rsidR="0032236B" w:rsidRPr="002B1B60">
        <w:rPr>
          <w:spacing w:val="1"/>
        </w:rPr>
        <w:t xml:space="preserve"> </w:t>
      </w:r>
      <w:r w:rsidRPr="002B1B60">
        <w:t>ci-dessous</w:t>
      </w:r>
      <w:r w:rsidRPr="002B1B60">
        <w:rPr>
          <w:spacing w:val="1"/>
        </w:rPr>
        <w:t xml:space="preserve"> </w:t>
      </w:r>
      <w:r w:rsidRPr="002B1B60">
        <w:t>;</w:t>
      </w:r>
    </w:p>
    <w:p w14:paraId="71770D60" w14:textId="5F90065E" w:rsidR="004B7FF4" w:rsidRDefault="004B7FF4" w:rsidP="004B7FF4">
      <w:pPr>
        <w:pStyle w:val="Paragraphedeliste"/>
        <w:widowControl w:val="0"/>
        <w:numPr>
          <w:ilvl w:val="1"/>
          <w:numId w:val="2"/>
        </w:numPr>
        <w:tabs>
          <w:tab w:val="left" w:pos="567"/>
        </w:tabs>
        <w:autoSpaceDE w:val="0"/>
        <w:autoSpaceDN w:val="0"/>
        <w:spacing w:before="120"/>
        <w:ind w:left="567" w:right="222" w:hanging="425"/>
        <w:jc w:val="both"/>
      </w:pPr>
      <w:r>
        <w:t>À informer les autorités administratives et les personnes concernées de l’existence du présent</w:t>
      </w:r>
      <w:r>
        <w:rPr>
          <w:spacing w:val="1"/>
        </w:rPr>
        <w:t xml:space="preserve"> </w:t>
      </w:r>
      <w:r>
        <w:t>Contrat et à fournir à CDC Biodiversité toute information utile en sa possession pour la mise en</w:t>
      </w:r>
      <w:r>
        <w:rPr>
          <w:spacing w:val="1"/>
        </w:rPr>
        <w:t xml:space="preserve"> </w:t>
      </w:r>
      <w:r>
        <w:t>œuvre</w:t>
      </w:r>
      <w:r>
        <w:rPr>
          <w:spacing w:val="-1"/>
        </w:rPr>
        <w:t xml:space="preserve"> </w:t>
      </w:r>
      <w:r>
        <w:t>de</w:t>
      </w:r>
      <w:r>
        <w:rPr>
          <w:spacing w:val="-1"/>
        </w:rPr>
        <w:t xml:space="preserve"> </w:t>
      </w:r>
      <w:r>
        <w:t>sa</w:t>
      </w:r>
      <w:r>
        <w:rPr>
          <w:spacing w:val="-3"/>
        </w:rPr>
        <w:t xml:space="preserve"> </w:t>
      </w:r>
      <w:r>
        <w:t>mission</w:t>
      </w:r>
      <w:r>
        <w:rPr>
          <w:spacing w:val="1"/>
        </w:rPr>
        <w:t xml:space="preserve"> </w:t>
      </w:r>
      <w:r>
        <w:t>;</w:t>
      </w:r>
    </w:p>
    <w:p w14:paraId="33513CEF" w14:textId="0D981FE4" w:rsidR="004859D7" w:rsidRDefault="004859D7" w:rsidP="004B7FF4">
      <w:pPr>
        <w:pStyle w:val="Paragraphedeliste"/>
        <w:widowControl w:val="0"/>
        <w:numPr>
          <w:ilvl w:val="1"/>
          <w:numId w:val="2"/>
        </w:numPr>
        <w:tabs>
          <w:tab w:val="left" w:pos="567"/>
        </w:tabs>
        <w:autoSpaceDE w:val="0"/>
        <w:autoSpaceDN w:val="0"/>
        <w:spacing w:before="120"/>
        <w:ind w:left="567" w:right="222" w:hanging="425"/>
        <w:jc w:val="both"/>
      </w:pPr>
      <w:r>
        <w:t xml:space="preserve">A garantir la maitrise d’usage des Parcelles </w:t>
      </w:r>
      <w:r w:rsidR="000E2A60">
        <w:t xml:space="preserve">de Compensation </w:t>
      </w:r>
      <w:r w:rsidR="00780C5B">
        <w:t>sur la durée des engagement</w:t>
      </w:r>
      <w:r w:rsidR="001D2149">
        <w:t>s</w:t>
      </w:r>
      <w:r w:rsidR="00780C5B">
        <w:t xml:space="preserve"> de compensation du Bénéficiaire</w:t>
      </w:r>
      <w:r w:rsidR="002A3D2A">
        <w:t>.</w:t>
      </w:r>
    </w:p>
    <w:p w14:paraId="6A81A143" w14:textId="454BD130" w:rsidR="003E0150" w:rsidRDefault="003E0150" w:rsidP="003154B3">
      <w:pPr>
        <w:pStyle w:val="Paragraphedeliste"/>
        <w:ind w:left="0"/>
        <w:jc w:val="both"/>
      </w:pPr>
    </w:p>
    <w:p w14:paraId="635FE37B" w14:textId="5E27AF93" w:rsidR="00981A18" w:rsidRDefault="006F2E32" w:rsidP="002A1194">
      <w:pPr>
        <w:spacing w:before="120" w:after="240"/>
        <w:jc w:val="left"/>
        <w:rPr>
          <w:b/>
        </w:rPr>
      </w:pPr>
      <w:r w:rsidRPr="00917102">
        <w:rPr>
          <w:b/>
        </w:rPr>
        <w:t xml:space="preserve">ARTICLE </w:t>
      </w:r>
      <w:r w:rsidR="00F33241">
        <w:rPr>
          <w:b/>
        </w:rPr>
        <w:t>8</w:t>
      </w:r>
      <w:r w:rsidRPr="00917102">
        <w:rPr>
          <w:b/>
        </w:rPr>
        <w:t>. – DÉCLARATION DES PARTIES</w:t>
      </w:r>
    </w:p>
    <w:p w14:paraId="2494721E" w14:textId="1B985034" w:rsidR="003B00AA" w:rsidRDefault="000D5A2E" w:rsidP="000D5A2E">
      <w:pPr>
        <w:tabs>
          <w:tab w:val="left" w:pos="432"/>
        </w:tabs>
        <w:spacing w:before="120" w:after="120"/>
      </w:pPr>
      <w:r w:rsidRPr="000D5A2E">
        <w:t>Les Parties déclarent et garantissent qu’à la date de signature du Contrat, leurs sociétés sont valablement constituées et qu’aucune résolution ni aucune cause de dissolution n’est intervenue.</w:t>
      </w:r>
    </w:p>
    <w:p w14:paraId="3D49AA64" w14:textId="77777777" w:rsidR="000D5A2E" w:rsidRPr="000D5A2E" w:rsidRDefault="000D5A2E" w:rsidP="000D5A2E">
      <w:pPr>
        <w:tabs>
          <w:tab w:val="left" w:pos="432"/>
        </w:tabs>
        <w:spacing w:before="120" w:after="120"/>
      </w:pPr>
    </w:p>
    <w:p w14:paraId="15B6868D" w14:textId="737CA6E7" w:rsidR="00633BC3" w:rsidRPr="00917102" w:rsidRDefault="001B66C1" w:rsidP="002A1194">
      <w:pPr>
        <w:spacing w:before="120" w:after="240"/>
        <w:rPr>
          <w:b/>
        </w:rPr>
      </w:pPr>
      <w:r w:rsidRPr="00917102">
        <w:rPr>
          <w:b/>
        </w:rPr>
        <w:t xml:space="preserve">ARTICLE </w:t>
      </w:r>
      <w:r w:rsidR="00F33241">
        <w:rPr>
          <w:b/>
        </w:rPr>
        <w:t>9</w:t>
      </w:r>
      <w:r w:rsidR="004203DB">
        <w:rPr>
          <w:b/>
        </w:rPr>
        <w:t>.</w:t>
      </w:r>
      <w:r w:rsidR="008C72D2" w:rsidRPr="00917102">
        <w:rPr>
          <w:b/>
        </w:rPr>
        <w:t> </w:t>
      </w:r>
      <w:r w:rsidR="004203DB" w:rsidRPr="00917102">
        <w:rPr>
          <w:b/>
        </w:rPr>
        <w:t>–</w:t>
      </w:r>
      <w:r w:rsidR="008C72D2" w:rsidRPr="00917102">
        <w:rPr>
          <w:b/>
        </w:rPr>
        <w:t xml:space="preserve"> DUREE</w:t>
      </w:r>
      <w:r w:rsidR="00633BC3" w:rsidRPr="00917102">
        <w:rPr>
          <w:b/>
        </w:rPr>
        <w:t xml:space="preserve"> </w:t>
      </w:r>
      <w:r w:rsidR="00635087">
        <w:rPr>
          <w:b/>
        </w:rPr>
        <w:t>DU CONTRAT</w:t>
      </w:r>
    </w:p>
    <w:p w14:paraId="6BB16DC9" w14:textId="4B3DD2CF" w:rsidR="000D5A2E" w:rsidRDefault="000D5A2E" w:rsidP="000D5A2E">
      <w:pPr>
        <w:spacing w:before="120" w:after="120"/>
      </w:pPr>
      <w:r w:rsidRPr="000D5A2E">
        <w:t xml:space="preserve">Le Contrat prend effet </w:t>
      </w:r>
      <w:r w:rsidR="002A3D2A">
        <w:t xml:space="preserve">à la date de signature et </w:t>
      </w:r>
      <w:r w:rsidRPr="000D5A2E">
        <w:t>expir</w:t>
      </w:r>
      <w:r w:rsidR="002A3D2A">
        <w:t xml:space="preserve">e </w:t>
      </w:r>
      <w:r w:rsidRPr="000D5A2E">
        <w:t>à l’issue de l’exécution des obligations relatives au Projet, soit le 31/12/</w:t>
      </w:r>
      <w:r w:rsidR="002A3D2A" w:rsidRPr="000D5A2E">
        <w:t>20</w:t>
      </w:r>
      <w:r w:rsidR="00707D6F">
        <w:t>56</w:t>
      </w:r>
      <w:r w:rsidRPr="000D5A2E">
        <w:t>.</w:t>
      </w:r>
    </w:p>
    <w:p w14:paraId="23E6D5E2" w14:textId="77777777" w:rsidR="000D5A2E" w:rsidRPr="000D5A2E" w:rsidRDefault="000D5A2E" w:rsidP="000D5A2E">
      <w:pPr>
        <w:spacing w:before="120" w:after="120"/>
      </w:pPr>
    </w:p>
    <w:p w14:paraId="2F0B3BD4" w14:textId="20C3D7C8" w:rsidR="000D5A2E" w:rsidRPr="000D5A2E" w:rsidRDefault="000D5A2E" w:rsidP="000D5A2E">
      <w:pPr>
        <w:spacing w:before="120" w:after="240"/>
        <w:rPr>
          <w:b/>
        </w:rPr>
      </w:pPr>
      <w:r w:rsidRPr="000D5A2E">
        <w:rPr>
          <w:b/>
        </w:rPr>
        <w:t xml:space="preserve">ARTICLE </w:t>
      </w:r>
      <w:r w:rsidR="00F33241">
        <w:rPr>
          <w:b/>
        </w:rPr>
        <w:t>10</w:t>
      </w:r>
      <w:r w:rsidRPr="000D5A2E">
        <w:rPr>
          <w:b/>
        </w:rPr>
        <w:t>. – PRIX</w:t>
      </w:r>
    </w:p>
    <w:p w14:paraId="4A5DCA17" w14:textId="77777777" w:rsidR="00F33241" w:rsidRPr="00F33241" w:rsidRDefault="00F33241" w:rsidP="00F33241">
      <w:pPr>
        <w:pStyle w:val="Paragraphedeliste"/>
        <w:widowControl w:val="0"/>
        <w:numPr>
          <w:ilvl w:val="0"/>
          <w:numId w:val="24"/>
        </w:numPr>
        <w:tabs>
          <w:tab w:val="left" w:pos="567"/>
        </w:tabs>
        <w:autoSpaceDE w:val="0"/>
        <w:autoSpaceDN w:val="0"/>
        <w:spacing w:before="118"/>
        <w:ind w:right="220"/>
        <w:jc w:val="both"/>
        <w:rPr>
          <w:vanish/>
        </w:rPr>
      </w:pPr>
    </w:p>
    <w:p w14:paraId="3471F5CD" w14:textId="77777777" w:rsidR="00F33241" w:rsidRPr="00F33241" w:rsidRDefault="00F33241" w:rsidP="00F33241">
      <w:pPr>
        <w:pStyle w:val="Paragraphedeliste"/>
        <w:widowControl w:val="0"/>
        <w:numPr>
          <w:ilvl w:val="0"/>
          <w:numId w:val="24"/>
        </w:numPr>
        <w:tabs>
          <w:tab w:val="left" w:pos="567"/>
        </w:tabs>
        <w:autoSpaceDE w:val="0"/>
        <w:autoSpaceDN w:val="0"/>
        <w:spacing w:before="118"/>
        <w:ind w:right="220"/>
        <w:jc w:val="both"/>
        <w:rPr>
          <w:vanish/>
        </w:rPr>
      </w:pPr>
    </w:p>
    <w:p w14:paraId="0A0A8BB9" w14:textId="77777777" w:rsidR="00F33241" w:rsidRPr="00F33241" w:rsidRDefault="00F33241" w:rsidP="00F33241">
      <w:pPr>
        <w:pStyle w:val="Paragraphedeliste"/>
        <w:widowControl w:val="0"/>
        <w:numPr>
          <w:ilvl w:val="0"/>
          <w:numId w:val="24"/>
        </w:numPr>
        <w:tabs>
          <w:tab w:val="left" w:pos="567"/>
        </w:tabs>
        <w:autoSpaceDE w:val="0"/>
        <w:autoSpaceDN w:val="0"/>
        <w:spacing w:before="118"/>
        <w:ind w:right="220"/>
        <w:jc w:val="both"/>
        <w:rPr>
          <w:vanish/>
        </w:rPr>
      </w:pPr>
    </w:p>
    <w:p w14:paraId="65977AD4" w14:textId="12F1EAAF" w:rsidR="00BC6F4C" w:rsidRDefault="000D5A2E" w:rsidP="00F33241">
      <w:pPr>
        <w:pStyle w:val="Paragraphedeliste"/>
        <w:widowControl w:val="0"/>
        <w:numPr>
          <w:ilvl w:val="1"/>
          <w:numId w:val="24"/>
        </w:numPr>
        <w:tabs>
          <w:tab w:val="left" w:pos="567"/>
        </w:tabs>
        <w:autoSpaceDE w:val="0"/>
        <w:autoSpaceDN w:val="0"/>
        <w:spacing w:before="118"/>
        <w:ind w:left="502" w:right="220"/>
        <w:jc w:val="both"/>
      </w:pPr>
      <w:r w:rsidRPr="000D5A2E">
        <w:t>Le montant global des prestations faisant l’objet du présent Contrat, calculé aux conditions économiques d</w:t>
      </w:r>
      <w:r w:rsidR="00707D6F">
        <w:t>e juillet</w:t>
      </w:r>
      <w:r w:rsidR="002A3D2A">
        <w:t xml:space="preserve"> 202</w:t>
      </w:r>
      <w:r w:rsidR="00707D6F">
        <w:t>6</w:t>
      </w:r>
      <w:r w:rsidRPr="000D5A2E">
        <w:t xml:space="preserve">, s’élève à </w:t>
      </w:r>
      <w:r w:rsidR="00F33241">
        <w:rPr>
          <w:b/>
          <w:bCs/>
        </w:rPr>
        <w:t>345 150</w:t>
      </w:r>
      <w:r w:rsidRPr="00926624">
        <w:rPr>
          <w:b/>
          <w:bCs/>
        </w:rPr>
        <w:t xml:space="preserve"> euros HT</w:t>
      </w:r>
      <w:r w:rsidRPr="000D5A2E">
        <w:t xml:space="preserve"> (</w:t>
      </w:r>
      <w:r w:rsidR="00F33241">
        <w:t xml:space="preserve">trois </w:t>
      </w:r>
      <w:r w:rsidR="00FE6F7E">
        <w:t xml:space="preserve">cent </w:t>
      </w:r>
      <w:r w:rsidR="00F33241">
        <w:t>quarante-cinq</w:t>
      </w:r>
      <w:r w:rsidR="00FE6F7E">
        <w:t xml:space="preserve"> mille </w:t>
      </w:r>
      <w:r w:rsidR="00F33241">
        <w:t>cent cinquante</w:t>
      </w:r>
      <w:r w:rsidR="00DE2C4D">
        <w:t xml:space="preserve"> </w:t>
      </w:r>
      <w:r w:rsidRPr="000D5A2E">
        <w:t xml:space="preserve">euros hors taxe), soit </w:t>
      </w:r>
      <w:r w:rsidR="00F33241">
        <w:rPr>
          <w:b/>
          <w:bCs/>
        </w:rPr>
        <w:t>414 180</w:t>
      </w:r>
      <w:r w:rsidRPr="00926624">
        <w:rPr>
          <w:b/>
          <w:bCs/>
        </w:rPr>
        <w:t xml:space="preserve"> euros TTC</w:t>
      </w:r>
      <w:r w:rsidRPr="000D5A2E">
        <w:t xml:space="preserve"> (</w:t>
      </w:r>
      <w:r w:rsidR="00F33241">
        <w:t>quatre</w:t>
      </w:r>
      <w:r w:rsidR="00FE6F7E">
        <w:t xml:space="preserve"> </w:t>
      </w:r>
      <w:r w:rsidR="006C5EE1">
        <w:t xml:space="preserve">cent </w:t>
      </w:r>
      <w:r w:rsidR="004103BB">
        <w:t xml:space="preserve">quatorze </w:t>
      </w:r>
      <w:r w:rsidR="00FE6F7E">
        <w:t xml:space="preserve">mille </w:t>
      </w:r>
      <w:r w:rsidR="004103BB">
        <w:t xml:space="preserve">cent quatre-vingts </w:t>
      </w:r>
      <w:r w:rsidRPr="000D5A2E">
        <w:t>euros toutes taxes comprises).</w:t>
      </w:r>
    </w:p>
    <w:p w14:paraId="220C9324" w14:textId="423AD202" w:rsidR="00BC6F4C" w:rsidRPr="00BC6F4C" w:rsidRDefault="00BC6F4C" w:rsidP="00BC6F4C">
      <w:pPr>
        <w:pStyle w:val="Paragraphedeliste"/>
        <w:widowControl w:val="0"/>
        <w:numPr>
          <w:ilvl w:val="1"/>
          <w:numId w:val="24"/>
        </w:numPr>
        <w:tabs>
          <w:tab w:val="left" w:pos="567"/>
        </w:tabs>
        <w:autoSpaceDE w:val="0"/>
        <w:autoSpaceDN w:val="0"/>
        <w:spacing w:before="118"/>
        <w:ind w:left="567" w:right="220" w:hanging="425"/>
      </w:pPr>
      <w:r w:rsidRPr="00BC6F4C">
        <w:t>Le prix :</w:t>
      </w:r>
    </w:p>
    <w:p w14:paraId="57758792" w14:textId="77777777" w:rsidR="00BC6F4C" w:rsidRPr="00BC6F4C" w:rsidRDefault="00BC6F4C" w:rsidP="00640E2D">
      <w:pPr>
        <w:pStyle w:val="Paragraphedeliste"/>
        <w:numPr>
          <w:ilvl w:val="2"/>
          <w:numId w:val="23"/>
        </w:numPr>
        <w:ind w:left="851" w:hanging="142"/>
        <w:jc w:val="both"/>
      </w:pPr>
      <w:r w:rsidRPr="00BC6F4C">
        <w:t>Comprend toutes prestations, installations et services associés ;</w:t>
      </w:r>
    </w:p>
    <w:p w14:paraId="0FE5091C" w14:textId="77777777" w:rsidR="00FE6F7E" w:rsidRDefault="00BC6F4C" w:rsidP="00FE6F7E">
      <w:pPr>
        <w:pStyle w:val="Paragraphedeliste"/>
        <w:numPr>
          <w:ilvl w:val="2"/>
          <w:numId w:val="23"/>
        </w:numPr>
        <w:ind w:left="851" w:hanging="142"/>
        <w:jc w:val="both"/>
      </w:pPr>
      <w:r w:rsidRPr="00BC6F4C">
        <w:t>Est présenté hors TVA et toutes taxes comprises au taux actuellement en vigueur de 20%</w:t>
      </w:r>
      <w:r w:rsidR="00640E2D">
        <w:t>.</w:t>
      </w:r>
    </w:p>
    <w:p w14:paraId="09CE582E" w14:textId="7D6C2004" w:rsidR="00FE6F7E" w:rsidRDefault="00FE6F7E" w:rsidP="00FE6F7E">
      <w:pPr>
        <w:pStyle w:val="Paragraphedeliste"/>
        <w:numPr>
          <w:ilvl w:val="2"/>
          <w:numId w:val="23"/>
        </w:numPr>
        <w:ind w:left="851" w:hanging="142"/>
        <w:jc w:val="both"/>
      </w:pPr>
      <w:r>
        <w:t>Est</w:t>
      </w:r>
      <w:r w:rsidRPr="00FE6F7E">
        <w:rPr>
          <w:spacing w:val="-3"/>
        </w:rPr>
        <w:t xml:space="preserve"> </w:t>
      </w:r>
      <w:r>
        <w:t>révisable</w:t>
      </w:r>
      <w:r w:rsidRPr="00FE6F7E">
        <w:rPr>
          <w:spacing w:val="-2"/>
        </w:rPr>
        <w:t xml:space="preserve"> </w:t>
      </w:r>
      <w:r>
        <w:t>dans</w:t>
      </w:r>
      <w:r w:rsidRPr="00FE6F7E">
        <w:rPr>
          <w:spacing w:val="-1"/>
        </w:rPr>
        <w:t xml:space="preserve"> </w:t>
      </w:r>
      <w:r>
        <w:t>les</w:t>
      </w:r>
      <w:r w:rsidRPr="00FE6F7E">
        <w:rPr>
          <w:spacing w:val="-4"/>
        </w:rPr>
        <w:t xml:space="preserve"> </w:t>
      </w:r>
      <w:r>
        <w:t>conditions</w:t>
      </w:r>
      <w:r w:rsidRPr="00FE6F7E">
        <w:rPr>
          <w:spacing w:val="-2"/>
        </w:rPr>
        <w:t xml:space="preserve"> </w:t>
      </w:r>
      <w:r>
        <w:t>de</w:t>
      </w:r>
      <w:r w:rsidRPr="00FE6F7E">
        <w:rPr>
          <w:spacing w:val="-1"/>
        </w:rPr>
        <w:t xml:space="preserve"> </w:t>
      </w:r>
      <w:r>
        <w:t>l’article</w:t>
      </w:r>
      <w:r w:rsidRPr="00FE6F7E">
        <w:rPr>
          <w:spacing w:val="-4"/>
        </w:rPr>
        <w:t xml:space="preserve"> </w:t>
      </w:r>
      <w:r w:rsidR="004103BB">
        <w:t>10</w:t>
      </w:r>
      <w:r>
        <w:t>.3.</w:t>
      </w:r>
    </w:p>
    <w:p w14:paraId="4A312A7A" w14:textId="77777777" w:rsidR="00FE6F7E" w:rsidRDefault="00FE6F7E" w:rsidP="001E5711">
      <w:pPr>
        <w:pStyle w:val="Paragraphedeliste"/>
        <w:ind w:left="851"/>
        <w:jc w:val="both"/>
      </w:pPr>
    </w:p>
    <w:p w14:paraId="2667035D" w14:textId="77777777" w:rsidR="004103BB" w:rsidRPr="004103BB" w:rsidRDefault="004103BB" w:rsidP="004103BB">
      <w:pPr>
        <w:pStyle w:val="Paragraphedeliste"/>
        <w:numPr>
          <w:ilvl w:val="0"/>
          <w:numId w:val="37"/>
        </w:numPr>
        <w:spacing w:after="360"/>
        <w:jc w:val="both"/>
        <w:rPr>
          <w:vanish/>
          <w:szCs w:val="24"/>
        </w:rPr>
      </w:pPr>
    </w:p>
    <w:p w14:paraId="59C665BC" w14:textId="77777777" w:rsidR="004103BB" w:rsidRPr="004103BB" w:rsidRDefault="004103BB" w:rsidP="004103BB">
      <w:pPr>
        <w:pStyle w:val="Paragraphedeliste"/>
        <w:numPr>
          <w:ilvl w:val="0"/>
          <w:numId w:val="37"/>
        </w:numPr>
        <w:spacing w:after="360"/>
        <w:jc w:val="both"/>
        <w:rPr>
          <w:vanish/>
          <w:szCs w:val="24"/>
        </w:rPr>
      </w:pPr>
    </w:p>
    <w:p w14:paraId="60DA43E2" w14:textId="77777777" w:rsidR="004103BB" w:rsidRPr="004103BB" w:rsidRDefault="004103BB" w:rsidP="004103BB">
      <w:pPr>
        <w:pStyle w:val="Paragraphedeliste"/>
        <w:numPr>
          <w:ilvl w:val="1"/>
          <w:numId w:val="37"/>
        </w:numPr>
        <w:spacing w:after="360"/>
        <w:jc w:val="both"/>
        <w:rPr>
          <w:vanish/>
          <w:szCs w:val="24"/>
        </w:rPr>
      </w:pPr>
    </w:p>
    <w:p w14:paraId="1A84530C" w14:textId="77777777" w:rsidR="004103BB" w:rsidRPr="004103BB" w:rsidRDefault="004103BB" w:rsidP="004103BB">
      <w:pPr>
        <w:pStyle w:val="Paragraphedeliste"/>
        <w:numPr>
          <w:ilvl w:val="1"/>
          <w:numId w:val="37"/>
        </w:numPr>
        <w:spacing w:after="360"/>
        <w:jc w:val="both"/>
        <w:rPr>
          <w:vanish/>
          <w:szCs w:val="24"/>
        </w:rPr>
      </w:pPr>
    </w:p>
    <w:p w14:paraId="68640C24" w14:textId="306B2C04" w:rsidR="00FE6F7E" w:rsidRPr="00FE6F7E" w:rsidRDefault="00FE6F7E" w:rsidP="004103BB">
      <w:pPr>
        <w:numPr>
          <w:ilvl w:val="1"/>
          <w:numId w:val="37"/>
        </w:numPr>
        <w:ind w:left="709" w:hanging="567"/>
      </w:pPr>
      <w:r w:rsidRPr="00FE6F7E">
        <w:t xml:space="preserve">Pour le paiement des prestations </w:t>
      </w:r>
      <w:r>
        <w:t>proposées</w:t>
      </w:r>
      <w:r>
        <w:rPr>
          <w:spacing w:val="1"/>
        </w:rPr>
        <w:t xml:space="preserve"> </w:t>
      </w:r>
      <w:r>
        <w:t>par</w:t>
      </w:r>
      <w:r>
        <w:rPr>
          <w:spacing w:val="1"/>
        </w:rPr>
        <w:t xml:space="preserve"> </w:t>
      </w:r>
      <w:r>
        <w:t>CDC</w:t>
      </w:r>
      <w:r>
        <w:rPr>
          <w:spacing w:val="1"/>
        </w:rPr>
        <w:t xml:space="preserve"> </w:t>
      </w:r>
      <w:r>
        <w:t>Biodiversité</w:t>
      </w:r>
      <w:r>
        <w:rPr>
          <w:spacing w:val="1"/>
        </w:rPr>
        <w:t xml:space="preserve"> </w:t>
      </w:r>
      <w:r>
        <w:t>et</w:t>
      </w:r>
      <w:r>
        <w:rPr>
          <w:spacing w:val="1"/>
        </w:rPr>
        <w:t xml:space="preserve"> </w:t>
      </w:r>
      <w:r>
        <w:t>acceptées</w:t>
      </w:r>
      <w:r>
        <w:rPr>
          <w:spacing w:val="1"/>
        </w:rPr>
        <w:t xml:space="preserve"> </w:t>
      </w:r>
      <w:r>
        <w:t>par</w:t>
      </w:r>
      <w:r>
        <w:rPr>
          <w:spacing w:val="1"/>
        </w:rPr>
        <w:t xml:space="preserve"> le </w:t>
      </w:r>
      <w:r>
        <w:t>Bénéficiaire</w:t>
      </w:r>
      <w:r w:rsidRPr="00FE6F7E">
        <w:t>, les prix seront révisés au 1</w:t>
      </w:r>
      <w:r w:rsidRPr="00FE6F7E">
        <w:rPr>
          <w:vertAlign w:val="superscript"/>
        </w:rPr>
        <w:t>er</w:t>
      </w:r>
      <w:r w:rsidRPr="00FE6F7E">
        <w:t xml:space="preserve"> janvier de chaque année sans </w:t>
      </w:r>
      <w:r w:rsidRPr="00FE6F7E">
        <w:lastRenderedPageBreak/>
        <w:t>l'accomplissement d'aucune formalité, proportionnellement aux variations de l’indice ING (INSEE 001711010) selon la formule suivante :</w:t>
      </w:r>
    </w:p>
    <w:p w14:paraId="59B335E7" w14:textId="119B4144" w:rsidR="004103BB" w:rsidRPr="004103BB" w:rsidRDefault="004103BB" w:rsidP="004103BB">
      <w:pPr>
        <w:rPr>
          <w:noProof/>
          <w:lang w:val="en-US"/>
        </w:rPr>
      </w:pPr>
      <w:r w:rsidRPr="00436363">
        <w:rPr>
          <w:noProof/>
        </w:rPr>
        <w:t xml:space="preserve">    </w:t>
      </w:r>
      <w:r w:rsidRPr="004103BB">
        <w:rPr>
          <w:noProof/>
          <w:lang w:val="en-US"/>
        </w:rPr>
        <w:t>P(n) = P(o) x [0.15+ 0.35 ING(n)/ING(o)+ 0.35 EV4 (n)/EV4(o) + 0.15 IndX (n)/ IndX (o)]</w:t>
      </w:r>
    </w:p>
    <w:p w14:paraId="7133CF96" w14:textId="77777777" w:rsidR="00FE6F7E" w:rsidRPr="00FE6F7E" w:rsidRDefault="00FE6F7E" w:rsidP="001E5711">
      <w:pPr>
        <w:rPr>
          <w:lang w:val="en-US"/>
        </w:rPr>
      </w:pPr>
    </w:p>
    <w:p w14:paraId="4D0C1E65" w14:textId="77777777" w:rsidR="00FE6F7E" w:rsidRPr="004103BB" w:rsidRDefault="00FE6F7E" w:rsidP="001E5711">
      <w:r w:rsidRPr="00FE6F7E">
        <w:t>dans laquelle :</w:t>
      </w:r>
    </w:p>
    <w:p w14:paraId="017C7E8A" w14:textId="77777777" w:rsidR="004103BB" w:rsidRDefault="004103BB" w:rsidP="004103BB">
      <w:pPr>
        <w:spacing w:after="0"/>
        <w:ind w:left="567" w:hanging="142"/>
        <w:rPr>
          <w:noProof/>
        </w:rPr>
      </w:pPr>
      <w:r>
        <w:rPr>
          <w:noProof/>
        </w:rPr>
        <w:t>- Pn est le prix révisé</w:t>
      </w:r>
    </w:p>
    <w:p w14:paraId="3FB027DF" w14:textId="015B12BF" w:rsidR="004103BB" w:rsidRDefault="004103BB" w:rsidP="004103BB">
      <w:pPr>
        <w:spacing w:after="0"/>
        <w:ind w:left="567" w:hanging="142"/>
        <w:rPr>
          <w:noProof/>
        </w:rPr>
      </w:pPr>
      <w:r>
        <w:rPr>
          <w:noProof/>
        </w:rPr>
        <w:t xml:space="preserve">- P0 est le prix initial réputé établi sur la base des conditions économiques du mois M0 (mois de signature du Contrat), </w:t>
      </w:r>
    </w:p>
    <w:p w14:paraId="63F65EB1" w14:textId="77777777" w:rsidR="004103BB" w:rsidRDefault="004103BB" w:rsidP="004103BB">
      <w:pPr>
        <w:spacing w:after="0"/>
        <w:ind w:left="567" w:hanging="142"/>
        <w:rPr>
          <w:noProof/>
        </w:rPr>
      </w:pPr>
      <w:r>
        <w:rPr>
          <w:noProof/>
        </w:rPr>
        <w:t xml:space="preserve">- ING est l'indice de révision lié aux prestations d’ingénierie </w:t>
      </w:r>
    </w:p>
    <w:p w14:paraId="7D9B8D7B" w14:textId="77777777" w:rsidR="004103BB" w:rsidRDefault="004103BB" w:rsidP="004103BB">
      <w:pPr>
        <w:spacing w:after="0"/>
        <w:ind w:left="567" w:hanging="142"/>
        <w:rPr>
          <w:noProof/>
        </w:rPr>
      </w:pPr>
      <w:r>
        <w:rPr>
          <w:noProof/>
        </w:rPr>
        <w:t>- EV4 est l’indice de révision lié aux travaux d’entretien des espaces verts</w:t>
      </w:r>
    </w:p>
    <w:p w14:paraId="538F9813" w14:textId="77777777" w:rsidR="004103BB" w:rsidRDefault="004103BB" w:rsidP="004103BB">
      <w:pPr>
        <w:spacing w:after="0"/>
        <w:ind w:left="567" w:hanging="142"/>
        <w:rPr>
          <w:noProof/>
        </w:rPr>
      </w:pPr>
      <w:r>
        <w:rPr>
          <w:noProof/>
        </w:rPr>
        <w:t xml:space="preserve">- IndX est l’indice de fermage. </w:t>
      </w:r>
    </w:p>
    <w:p w14:paraId="46C9FC6D" w14:textId="77777777" w:rsidR="004103BB" w:rsidRDefault="004103BB" w:rsidP="004103BB">
      <w:pPr>
        <w:spacing w:after="0"/>
        <w:ind w:left="567" w:hanging="142"/>
        <w:rPr>
          <w:noProof/>
        </w:rPr>
      </w:pPr>
      <w:r>
        <w:rPr>
          <w:noProof/>
        </w:rPr>
        <w:t>- n est le dernier indice publié au 1er janvier de l’année considérée</w:t>
      </w:r>
    </w:p>
    <w:p w14:paraId="4DE5AE2D" w14:textId="77777777" w:rsidR="004103BB" w:rsidRDefault="004103BB" w:rsidP="004103BB">
      <w:pPr>
        <w:spacing w:after="0"/>
        <w:ind w:left="567" w:hanging="142"/>
        <w:rPr>
          <w:noProof/>
        </w:rPr>
      </w:pPr>
      <w:r>
        <w:rPr>
          <w:noProof/>
        </w:rPr>
        <w:t xml:space="preserve">- 0 est le dernier indice publié à la date de signature du Contrat </w:t>
      </w:r>
    </w:p>
    <w:p w14:paraId="52C90E14" w14:textId="77777777" w:rsidR="004103BB" w:rsidRDefault="004103BB" w:rsidP="001E5711"/>
    <w:p w14:paraId="78CF7590" w14:textId="283D4D3E" w:rsidR="00FE6F7E" w:rsidRPr="00FE6F7E" w:rsidRDefault="00FE6F7E" w:rsidP="001E5711">
      <w:r w:rsidRPr="00FE6F7E">
        <w:t>En cas de cessation de publication ou de disparition de l'indice ci-dessus et si un nouvel indice était publié pour se substituer à celui actuellement en vigueur, les prix se trouveront automatiquement indexés sur ce nouvel indice sans aucune formalité ; le passage de l'indice précédent au nouvel indice s'effectuant en utilisant le coefficient de raccordement nécessaire.</w:t>
      </w:r>
    </w:p>
    <w:p w14:paraId="690BADC4" w14:textId="77777777" w:rsidR="00FE6F7E" w:rsidRPr="00FE6F7E" w:rsidRDefault="00FE6F7E" w:rsidP="001E5711">
      <w:r w:rsidRPr="00FE6F7E">
        <w:t>Si aucun indice de remplacement n’est publié, les Parties conviennent de lui substituer un indice choisi d'un commun accord entre elles.</w:t>
      </w:r>
    </w:p>
    <w:p w14:paraId="5A1C7041" w14:textId="29B0E233" w:rsidR="00640E2D" w:rsidRPr="00640E2D" w:rsidRDefault="00640E2D" w:rsidP="00640E2D">
      <w:pPr>
        <w:spacing w:before="120" w:after="240"/>
      </w:pPr>
      <w:r w:rsidRPr="00640E2D">
        <w:rPr>
          <w:b/>
        </w:rPr>
        <w:t xml:space="preserve">ARTICLE </w:t>
      </w:r>
      <w:r w:rsidR="0032236B">
        <w:rPr>
          <w:b/>
        </w:rPr>
        <w:t>1</w:t>
      </w:r>
      <w:r w:rsidR="004103BB">
        <w:rPr>
          <w:b/>
        </w:rPr>
        <w:t>1</w:t>
      </w:r>
      <w:r w:rsidRPr="00640E2D">
        <w:rPr>
          <w:b/>
        </w:rPr>
        <w:t>. – MODALITES DE PAIEMENTS</w:t>
      </w:r>
    </w:p>
    <w:p w14:paraId="4DDB8EAD" w14:textId="77777777" w:rsidR="004103BB" w:rsidRPr="004103BB" w:rsidRDefault="004103BB" w:rsidP="004103BB">
      <w:pPr>
        <w:pStyle w:val="Paragraphedeliste"/>
        <w:numPr>
          <w:ilvl w:val="0"/>
          <w:numId w:val="25"/>
        </w:numPr>
        <w:rPr>
          <w:vanish/>
        </w:rPr>
      </w:pPr>
    </w:p>
    <w:p w14:paraId="62FC7313" w14:textId="77777777" w:rsidR="004103BB" w:rsidRPr="004103BB" w:rsidRDefault="004103BB" w:rsidP="004103BB">
      <w:pPr>
        <w:pStyle w:val="Paragraphedeliste"/>
        <w:numPr>
          <w:ilvl w:val="0"/>
          <w:numId w:val="25"/>
        </w:numPr>
        <w:rPr>
          <w:vanish/>
        </w:rPr>
      </w:pPr>
    </w:p>
    <w:p w14:paraId="2F1D8961" w14:textId="77777777" w:rsidR="004103BB" w:rsidRPr="004103BB" w:rsidRDefault="004103BB" w:rsidP="004103BB">
      <w:pPr>
        <w:pStyle w:val="Paragraphedeliste"/>
        <w:numPr>
          <w:ilvl w:val="0"/>
          <w:numId w:val="25"/>
        </w:numPr>
        <w:rPr>
          <w:vanish/>
        </w:rPr>
      </w:pPr>
    </w:p>
    <w:p w14:paraId="206CC904" w14:textId="09D79937" w:rsidR="00640E2D" w:rsidRPr="00640E2D" w:rsidRDefault="00640E2D" w:rsidP="004103BB">
      <w:pPr>
        <w:pStyle w:val="Paragraphedeliste"/>
        <w:numPr>
          <w:ilvl w:val="1"/>
          <w:numId w:val="25"/>
        </w:numPr>
      </w:pPr>
      <w:r w:rsidRPr="00640E2D">
        <w:t>L</w:t>
      </w:r>
      <w:r w:rsidR="00DB6D03">
        <w:t>a</w:t>
      </w:r>
      <w:r w:rsidRPr="00640E2D">
        <w:t xml:space="preserve"> facture libellée en euros, avec le détail HT et TTC, </w:t>
      </w:r>
      <w:r w:rsidR="00DB6D03">
        <w:t>est</w:t>
      </w:r>
      <w:r w:rsidR="00DB6D03" w:rsidRPr="00640E2D">
        <w:t xml:space="preserve"> </w:t>
      </w:r>
      <w:r w:rsidRPr="00640E2D">
        <w:t>payable à</w:t>
      </w:r>
      <w:r w:rsidR="00B628F9">
        <w:t xml:space="preserve"> </w:t>
      </w:r>
      <w:r w:rsidR="004B0638">
        <w:t>3</w:t>
      </w:r>
      <w:r w:rsidR="00FE6481">
        <w:t xml:space="preserve">0 </w:t>
      </w:r>
      <w:r w:rsidRPr="00640E2D">
        <w:t>jours suivant la date de réception de la facture.</w:t>
      </w:r>
    </w:p>
    <w:p w14:paraId="08685D79" w14:textId="77777777" w:rsidR="00640E2D" w:rsidRPr="00640E2D" w:rsidRDefault="00640E2D" w:rsidP="00640E2D">
      <w:pPr>
        <w:pStyle w:val="Paragraphedeliste"/>
        <w:jc w:val="both"/>
      </w:pPr>
    </w:p>
    <w:p w14:paraId="26D69538" w14:textId="5D99D8FC" w:rsidR="00640E2D" w:rsidRPr="00640E2D" w:rsidRDefault="00640E2D" w:rsidP="001D2149">
      <w:pPr>
        <w:pStyle w:val="Paragraphedeliste"/>
        <w:numPr>
          <w:ilvl w:val="1"/>
          <w:numId w:val="25"/>
        </w:numPr>
        <w:jc w:val="both"/>
      </w:pPr>
      <w:r w:rsidRPr="00640E2D">
        <w:t>Le</w:t>
      </w:r>
      <w:r w:rsidR="004B0638">
        <w:t>s</w:t>
      </w:r>
      <w:r w:rsidRPr="00640E2D">
        <w:t xml:space="preserve"> paiement</w:t>
      </w:r>
      <w:r w:rsidR="004B0638">
        <w:t>s</w:t>
      </w:r>
      <w:r w:rsidRPr="00640E2D">
        <w:t xml:space="preserve"> ser</w:t>
      </w:r>
      <w:r w:rsidR="004B0638">
        <w:t>ont</w:t>
      </w:r>
      <w:r w:rsidRPr="00640E2D">
        <w:t xml:space="preserve"> acquitté</w:t>
      </w:r>
      <w:r w:rsidR="004B0638">
        <w:t>s</w:t>
      </w:r>
      <w:r w:rsidRPr="00640E2D">
        <w:t xml:space="preserve"> par virement sur le compte bancaire de CDC Biodiversité en faisant porter le montant au crédit du compte dont les coordonnées sont les </w:t>
      </w:r>
      <w:r w:rsidR="001D2149">
        <w:t xml:space="preserve"> </w:t>
      </w:r>
      <w:r w:rsidR="001D2149">
        <w:br/>
      </w:r>
      <w:r w:rsidRPr="00640E2D">
        <w:t>suivantes</w:t>
      </w:r>
      <w:r w:rsidR="001D2149">
        <w:t xml:space="preserve"> </w:t>
      </w:r>
      <w:r w:rsidRPr="00640E2D">
        <w:t>:</w:t>
      </w:r>
    </w:p>
    <w:p w14:paraId="112749E8" w14:textId="77777777" w:rsidR="00640E2D" w:rsidRPr="00640E2D" w:rsidRDefault="00640E2D" w:rsidP="00640E2D">
      <w:pPr>
        <w:pStyle w:val="Paragraphedeliste"/>
        <w:jc w:val="both"/>
      </w:pPr>
    </w:p>
    <w:p w14:paraId="2B4B047A" w14:textId="77777777" w:rsidR="00640E2D" w:rsidRPr="00640E2D" w:rsidRDefault="00640E2D" w:rsidP="00640E2D">
      <w:pPr>
        <w:pStyle w:val="Paragraphedeliste"/>
        <w:ind w:left="1843" w:right="1863"/>
        <w:jc w:val="both"/>
      </w:pPr>
      <w:r w:rsidRPr="00640E2D">
        <w:t>Ouvert au nom de : CDC BIODIVERSITE</w:t>
      </w:r>
    </w:p>
    <w:p w14:paraId="77F782D3" w14:textId="5C79BFEE" w:rsidR="00640E2D" w:rsidRPr="00640E2D" w:rsidRDefault="00640E2D" w:rsidP="00640E2D">
      <w:pPr>
        <w:pStyle w:val="Paragraphedeliste"/>
        <w:ind w:left="1843" w:right="1863"/>
        <w:jc w:val="both"/>
      </w:pPr>
      <w:r w:rsidRPr="00640E2D">
        <w:t>Domiciliation : CAISSE DES DEPÔTS ET</w:t>
      </w:r>
      <w:r w:rsidR="00C611B3">
        <w:t xml:space="preserve"> </w:t>
      </w:r>
      <w:r w:rsidRPr="00640E2D">
        <w:t>CONSIGNATIONS</w:t>
      </w:r>
    </w:p>
    <w:p w14:paraId="2AE5BDB0" w14:textId="77777777" w:rsidR="00640E2D" w:rsidRDefault="00640E2D" w:rsidP="00640E2D">
      <w:pPr>
        <w:pStyle w:val="Paragraphedeliste"/>
        <w:ind w:left="1843" w:right="1863"/>
        <w:jc w:val="both"/>
      </w:pPr>
      <w:r w:rsidRPr="00640E2D">
        <w:t xml:space="preserve">Code banque : 40031 </w:t>
      </w:r>
    </w:p>
    <w:p w14:paraId="6D62D5EE" w14:textId="4A9756B2" w:rsidR="00640E2D" w:rsidRPr="00640E2D" w:rsidRDefault="00640E2D" w:rsidP="00640E2D">
      <w:pPr>
        <w:pStyle w:val="Paragraphedeliste"/>
        <w:ind w:left="1843" w:right="1863"/>
        <w:jc w:val="both"/>
      </w:pPr>
      <w:r w:rsidRPr="00640E2D">
        <w:t>Code guichet : 00001</w:t>
      </w:r>
    </w:p>
    <w:p w14:paraId="2E088801" w14:textId="77777777" w:rsidR="00640E2D" w:rsidRDefault="00640E2D" w:rsidP="00640E2D">
      <w:pPr>
        <w:pStyle w:val="Paragraphedeliste"/>
        <w:ind w:left="1843" w:right="1863"/>
        <w:jc w:val="both"/>
      </w:pPr>
      <w:r w:rsidRPr="00640E2D">
        <w:t xml:space="preserve">N° de compte : 000035051W Clé RIB : 84 </w:t>
      </w:r>
    </w:p>
    <w:p w14:paraId="43C07D65" w14:textId="77777777" w:rsidR="00640E2D" w:rsidRDefault="00640E2D" w:rsidP="00640E2D">
      <w:pPr>
        <w:pStyle w:val="Paragraphedeliste"/>
        <w:ind w:left="1843" w:right="1863"/>
        <w:jc w:val="both"/>
      </w:pPr>
      <w:r w:rsidRPr="00640E2D">
        <w:t xml:space="preserve">IBAN FR58 40031 31000 01000 03505 17W84 </w:t>
      </w:r>
    </w:p>
    <w:p w14:paraId="03B60047" w14:textId="185659D2" w:rsidR="00640E2D" w:rsidRPr="00640E2D" w:rsidRDefault="00640E2D" w:rsidP="00640E2D">
      <w:pPr>
        <w:pStyle w:val="Paragraphedeliste"/>
        <w:ind w:left="1843" w:right="1863"/>
        <w:jc w:val="both"/>
      </w:pPr>
      <w:r w:rsidRPr="00640E2D">
        <w:t>BIC : CDCGFRPPXXX</w:t>
      </w:r>
    </w:p>
    <w:p w14:paraId="3F0F6A92" w14:textId="77777777" w:rsidR="004B0638" w:rsidRDefault="004B0638" w:rsidP="00640E2D">
      <w:pPr>
        <w:pStyle w:val="Paragraphedeliste"/>
        <w:jc w:val="both"/>
      </w:pPr>
    </w:p>
    <w:p w14:paraId="412492B2" w14:textId="44C3FB74" w:rsidR="004B0638" w:rsidRDefault="00F35908" w:rsidP="004B0638">
      <w:pPr>
        <w:pStyle w:val="Paragraphedeliste"/>
        <w:numPr>
          <w:ilvl w:val="1"/>
          <w:numId w:val="25"/>
        </w:numPr>
        <w:jc w:val="both"/>
      </w:pPr>
      <w:r>
        <w:t>L</w:t>
      </w:r>
      <w:r w:rsidR="004B0638">
        <w:t>e paiement ser</w:t>
      </w:r>
      <w:r w:rsidR="00FE6F7E">
        <w:t>a</w:t>
      </w:r>
      <w:r w:rsidR="004B0638">
        <w:t xml:space="preserve"> réalisé</w:t>
      </w:r>
      <w:r w:rsidR="00FE6F7E">
        <w:t xml:space="preserve"> selon les modalités suivantes :</w:t>
      </w:r>
    </w:p>
    <w:p w14:paraId="08C9B7E7" w14:textId="77777777" w:rsidR="00FE6F7E" w:rsidRDefault="00FE6F7E" w:rsidP="001E5711">
      <w:pPr>
        <w:pStyle w:val="Paragraphedeliste"/>
        <w:ind w:left="581"/>
        <w:jc w:val="both"/>
      </w:pPr>
    </w:p>
    <w:p w14:paraId="2637BECA" w14:textId="6AF76848" w:rsidR="00FE6F7E" w:rsidRDefault="00FE6F7E" w:rsidP="00FE6F7E">
      <w:pPr>
        <w:pStyle w:val="Paragraphedeliste"/>
        <w:numPr>
          <w:ilvl w:val="2"/>
          <w:numId w:val="39"/>
        </w:numPr>
        <w:suppressAutoHyphens/>
        <w:ind w:left="851" w:hanging="142"/>
        <w:jc w:val="both"/>
      </w:pPr>
      <w:r>
        <w:t xml:space="preserve">Pour </w:t>
      </w:r>
      <w:ins w:id="31" w:author="CAILLAUD Alexis" w:date="2026-09-16T17:16:00Z" w16du:dateUtc="2026-09-16T15:16:00Z">
        <w:r w:rsidR="0065289E">
          <w:rPr>
            <w:rFonts w:ascii="Arial" w:eastAsiaTheme="minorEastAsia" w:hAnsi="Arial"/>
            <w:lang w:eastAsia="ja-JP"/>
          </w:rPr>
          <w:t xml:space="preserve">la </w:t>
        </w:r>
        <w:r w:rsidR="0065289E">
          <w:t>SNC 136 Avenue d’Aquitaine</w:t>
        </w:r>
      </w:ins>
      <w:del w:id="32" w:author="CAILLAUD Alexis" w:date="2026-09-16T17:16:00Z" w16du:dateUtc="2026-09-16T15:16:00Z">
        <w:r w:rsidR="004103BB" w:rsidRPr="004103BB" w:rsidDel="0065289E">
          <w:rPr>
            <w:rFonts w:eastAsia="font1248"/>
            <w:highlight w:val="yellow"/>
            <w:lang w:eastAsia="ja-JP"/>
          </w:rPr>
          <w:delText>XXX</w:delText>
        </w:r>
      </w:del>
      <w:r>
        <w:t xml:space="preserve"> :  </w:t>
      </w:r>
    </w:p>
    <w:p w14:paraId="439F1410" w14:textId="33EE5217" w:rsidR="00FE6F7E" w:rsidRDefault="004103BB" w:rsidP="00FE6F7E">
      <w:pPr>
        <w:pStyle w:val="Paragraphedeliste"/>
        <w:widowControl w:val="0"/>
        <w:numPr>
          <w:ilvl w:val="0"/>
          <w:numId w:val="40"/>
        </w:numPr>
        <w:suppressAutoHyphens/>
        <w:autoSpaceDE w:val="0"/>
        <w:autoSpaceDN w:val="0"/>
        <w:jc w:val="both"/>
      </w:pPr>
      <w:r>
        <w:t>6</w:t>
      </w:r>
      <w:r w:rsidR="00FE6F7E">
        <w:t xml:space="preserve">0 000 €HT </w:t>
      </w:r>
      <w:r w:rsidR="00FE6F7E" w:rsidRPr="00E41B3C">
        <w:t>à la signature d</w:t>
      </w:r>
      <w:r w:rsidR="00FE6F7E">
        <w:t xml:space="preserve">u contrat </w:t>
      </w:r>
    </w:p>
    <w:p w14:paraId="40639FAF" w14:textId="5BD5EDD8" w:rsidR="004103BB" w:rsidRDefault="004103BB" w:rsidP="00FE6F7E">
      <w:pPr>
        <w:pStyle w:val="Paragraphedeliste"/>
        <w:widowControl w:val="0"/>
        <w:numPr>
          <w:ilvl w:val="0"/>
          <w:numId w:val="40"/>
        </w:numPr>
        <w:suppressAutoHyphens/>
        <w:autoSpaceDE w:val="0"/>
        <w:autoSpaceDN w:val="0"/>
        <w:jc w:val="both"/>
      </w:pPr>
      <w:r>
        <w:lastRenderedPageBreak/>
        <w:t>10 000 €HT/an de 202</w:t>
      </w:r>
      <w:r w:rsidR="00A37C3A">
        <w:t>7</w:t>
      </w:r>
      <w:r>
        <w:t xml:space="preserve"> à </w:t>
      </w:r>
      <w:del w:id="33" w:author="CAILLAUD Alexis" w:date="2026-09-25T16:19:00Z" w16du:dateUtc="2026-09-25T14:19:00Z">
        <w:r w:rsidDel="00420C66">
          <w:delText>202</w:delText>
        </w:r>
        <w:r w:rsidR="00A37C3A" w:rsidDel="00420C66">
          <w:delText>9</w:delText>
        </w:r>
      </w:del>
      <w:ins w:id="34" w:author="CAILLAUD Alexis" w:date="2026-09-25T16:19:00Z" w16du:dateUtc="2026-09-25T14:19:00Z">
        <w:r w:rsidR="00420C66">
          <w:t>202</w:t>
        </w:r>
        <w:r w:rsidR="00420C66">
          <w:t>8</w:t>
        </w:r>
      </w:ins>
    </w:p>
    <w:p w14:paraId="0C4517B5" w14:textId="77777777" w:rsidR="009208BE" w:rsidRPr="006424D6" w:rsidRDefault="009208BE" w:rsidP="001E5711">
      <w:pPr>
        <w:pStyle w:val="Paragraphedeliste"/>
        <w:widowControl w:val="0"/>
        <w:suppressAutoHyphens/>
        <w:autoSpaceDE w:val="0"/>
        <w:autoSpaceDN w:val="0"/>
        <w:jc w:val="both"/>
      </w:pPr>
    </w:p>
    <w:p w14:paraId="0AFAF9BD" w14:textId="52106380" w:rsidR="00FE6F7E" w:rsidRDefault="00FE6F7E" w:rsidP="00FE6F7E">
      <w:pPr>
        <w:pStyle w:val="Paragraphedeliste"/>
        <w:numPr>
          <w:ilvl w:val="2"/>
          <w:numId w:val="39"/>
        </w:numPr>
        <w:suppressAutoHyphens/>
        <w:ind w:left="851" w:hanging="142"/>
        <w:jc w:val="both"/>
      </w:pPr>
      <w:r>
        <w:t xml:space="preserve">Pour </w:t>
      </w:r>
      <w:r w:rsidR="009208BE">
        <w:rPr>
          <w:rFonts w:eastAsia="font1248"/>
          <w:lang w:eastAsia="ja-JP"/>
        </w:rPr>
        <w:t>l’ASL</w:t>
      </w:r>
      <w:r>
        <w:t xml:space="preserve"> : </w:t>
      </w:r>
    </w:p>
    <w:p w14:paraId="594B6D33" w14:textId="5B666E9C" w:rsidR="00FE6F7E" w:rsidRPr="006424D6" w:rsidRDefault="00FE6F7E" w:rsidP="00FE6F7E">
      <w:pPr>
        <w:pStyle w:val="Paragraphedeliste"/>
        <w:widowControl w:val="0"/>
        <w:numPr>
          <w:ilvl w:val="0"/>
          <w:numId w:val="40"/>
        </w:numPr>
        <w:suppressAutoHyphens/>
        <w:autoSpaceDE w:val="0"/>
        <w:autoSpaceDN w:val="0"/>
        <w:jc w:val="both"/>
      </w:pPr>
      <w:r w:rsidRPr="006424D6">
        <w:t xml:space="preserve"> </w:t>
      </w:r>
      <w:r w:rsidR="004103BB">
        <w:t>9 450</w:t>
      </w:r>
      <w:r>
        <w:t xml:space="preserve"> €HT/an, de </w:t>
      </w:r>
      <w:del w:id="35" w:author="CAILLAUD Alexis" w:date="2026-09-25T16:19:00Z" w16du:dateUtc="2026-09-25T14:19:00Z">
        <w:r w:rsidDel="00420C66">
          <w:delText>20</w:delText>
        </w:r>
        <w:r w:rsidR="00A37C3A" w:rsidDel="00420C66">
          <w:delText>30</w:delText>
        </w:r>
        <w:r w:rsidDel="00420C66">
          <w:delText xml:space="preserve"> </w:delText>
        </w:r>
      </w:del>
      <w:ins w:id="36" w:author="CAILLAUD Alexis" w:date="2026-09-25T16:19:00Z" w16du:dateUtc="2026-09-25T14:19:00Z">
        <w:r w:rsidR="00420C66">
          <w:t>20</w:t>
        </w:r>
        <w:r w:rsidR="00420C66">
          <w:t>29</w:t>
        </w:r>
        <w:r w:rsidR="00420C66">
          <w:t xml:space="preserve"> </w:t>
        </w:r>
      </w:ins>
      <w:r>
        <w:t>à 20</w:t>
      </w:r>
      <w:r w:rsidR="004103BB">
        <w:t>5</w:t>
      </w:r>
      <w:r w:rsidR="00707D6F">
        <w:t>6</w:t>
      </w:r>
    </w:p>
    <w:p w14:paraId="52075EE3" w14:textId="77777777" w:rsidR="00F35908" w:rsidRDefault="00F35908" w:rsidP="00640E2D">
      <w:pPr>
        <w:pStyle w:val="Paragraphedeliste"/>
        <w:ind w:left="0"/>
      </w:pPr>
    </w:p>
    <w:p w14:paraId="517A41A7" w14:textId="2BB4C020" w:rsidR="00640E2D" w:rsidRPr="00640E2D" w:rsidRDefault="00640E2D" w:rsidP="009D2A25">
      <w:pPr>
        <w:pStyle w:val="Paragraphedeliste"/>
        <w:ind w:left="0"/>
        <w:jc w:val="both"/>
      </w:pPr>
      <w:r w:rsidRPr="00640E2D">
        <w:t xml:space="preserve">A défaut de paiement à son échéance exacte de toute somme due à CDC Biodiversité en vertu du présent Contrat, le montant dû portera intérêt de plein droit au taux moyen mensuel de l’Euribor majoré de 300 points de base après une mise en demeure (lettre recommandée avec demande d’avis de réception) restée infructueuse pendant plus de 15 Jours calendaires et ce sans préjudice de tous dommages-intérêts et de la mise en jeu par CDC Biodiversité de la possibilité de résilier le Contrat conformément aux dispositions de l’article </w:t>
      </w:r>
      <w:r w:rsidR="0032236B" w:rsidRPr="00640E2D">
        <w:t>1</w:t>
      </w:r>
      <w:r w:rsidR="004103BB">
        <w:t>3</w:t>
      </w:r>
      <w:r w:rsidR="0032236B" w:rsidRPr="00640E2D">
        <w:t xml:space="preserve"> </w:t>
      </w:r>
      <w:r w:rsidRPr="00640E2D">
        <w:t xml:space="preserve">ci-dessous. En outre, conformément aux dispositions de l’article L441-10 du code de commerce, </w:t>
      </w:r>
      <w:r w:rsidRPr="00640E2D">
        <w:rPr>
          <w:b/>
          <w:bCs/>
        </w:rPr>
        <w:t>une indemnité forfaitaire pour frais de recouvrement sera due, dont le montant est fixé à 40€.</w:t>
      </w:r>
    </w:p>
    <w:p w14:paraId="43C38E41" w14:textId="77777777" w:rsidR="008941BA" w:rsidRDefault="008941BA" w:rsidP="001D2149">
      <w:pPr>
        <w:tabs>
          <w:tab w:val="left" w:pos="432"/>
        </w:tabs>
        <w:spacing w:before="120" w:after="120"/>
      </w:pPr>
    </w:p>
    <w:p w14:paraId="513F3C55" w14:textId="0EC4F988" w:rsidR="00C1361B" w:rsidRPr="00917102" w:rsidRDefault="00C1361B" w:rsidP="002A1194">
      <w:pPr>
        <w:spacing w:before="120" w:after="240"/>
        <w:rPr>
          <w:b/>
        </w:rPr>
      </w:pPr>
      <w:r w:rsidRPr="00917102">
        <w:rPr>
          <w:b/>
        </w:rPr>
        <w:t xml:space="preserve">ARTICLE </w:t>
      </w:r>
      <w:r w:rsidR="0032236B">
        <w:rPr>
          <w:b/>
        </w:rPr>
        <w:t>1</w:t>
      </w:r>
      <w:r w:rsidR="004103BB">
        <w:rPr>
          <w:b/>
        </w:rPr>
        <w:t>2</w:t>
      </w:r>
      <w:r w:rsidR="004203DB">
        <w:rPr>
          <w:b/>
        </w:rPr>
        <w:t>.</w:t>
      </w:r>
      <w:r w:rsidRPr="00917102">
        <w:rPr>
          <w:b/>
        </w:rPr>
        <w:t> </w:t>
      </w:r>
      <w:r w:rsidR="004203DB" w:rsidRPr="00917102">
        <w:rPr>
          <w:b/>
        </w:rPr>
        <w:t>–</w:t>
      </w:r>
      <w:r w:rsidRPr="00917102">
        <w:rPr>
          <w:b/>
        </w:rPr>
        <w:t xml:space="preserve"> MODIFICATION DES CONDITIONS D’EXÉCUTION</w:t>
      </w:r>
    </w:p>
    <w:p w14:paraId="23042D87" w14:textId="736CD228" w:rsidR="009D2A25" w:rsidRPr="009D2A25" w:rsidRDefault="009D2A25" w:rsidP="009D2A25">
      <w:pPr>
        <w:spacing w:before="120" w:after="120"/>
      </w:pPr>
      <w:r w:rsidRPr="009D2A25">
        <w:t xml:space="preserve">Le Contrat a été établi en l’état du droit existant au jour de sa signature, comme il l’a été au regard des obligations réglementaires qui sont imposées à ce titre </w:t>
      </w:r>
      <w:r w:rsidR="008941BA">
        <w:t>au Bénéficiaire</w:t>
      </w:r>
      <w:r w:rsidRPr="009D2A25">
        <w:t xml:space="preserve"> par l’autorité administrative. Ses termes, tant techniques et financiers, ont été négociés dans ce cadre et n’engagent les Parties qu’en cet état.</w:t>
      </w:r>
    </w:p>
    <w:p w14:paraId="7FD1AC26" w14:textId="2A2EBA35" w:rsidR="009D2A25" w:rsidRPr="009D2A25" w:rsidRDefault="009D2A25" w:rsidP="009D2A25">
      <w:pPr>
        <w:spacing w:before="120" w:after="120"/>
      </w:pPr>
      <w:r w:rsidRPr="009D2A25">
        <w:t xml:space="preserve">Nonobstant l’article </w:t>
      </w:r>
      <w:r w:rsidR="0032236B" w:rsidRPr="009D2A25">
        <w:t>1</w:t>
      </w:r>
      <w:r w:rsidR="004103BB">
        <w:t>9</w:t>
      </w:r>
      <w:r w:rsidRPr="009D2A25">
        <w:t>.4 (</w:t>
      </w:r>
      <w:r w:rsidRPr="009D2A25">
        <w:rPr>
          <w:i/>
        </w:rPr>
        <w:t>Imprévision</w:t>
      </w:r>
      <w:r w:rsidRPr="009D2A25">
        <w:t xml:space="preserve">) du Contrat, dans l’hypothèse où une modification législative ou règlementaire d’application immédiate et impérative conduirait à modifier substantiellement les prestations de CDC Biodiversité et l’économie du présent Contrat, les Parties se rencontreront dans le mois suivant la connaissance de cette modification afin d’analyser la modification, son impact sur l’économie du Contrat et de discuter des éventuelles conséquences contractuelles. Afin de réaliser cette analyse, CDC Biodiversité communiquera </w:t>
      </w:r>
      <w:r w:rsidR="00276914">
        <w:t>au Bénéficiaire</w:t>
      </w:r>
      <w:r w:rsidRPr="009D2A25">
        <w:t xml:space="preserve"> l’ensemble des informations nécessaires (impact sur les prestations, coûts existants et futurs, impact sur le planning …).</w:t>
      </w:r>
    </w:p>
    <w:p w14:paraId="32A09752" w14:textId="77777777" w:rsidR="009D2A25" w:rsidRPr="009D2A25" w:rsidRDefault="009D2A25" w:rsidP="009D2A25">
      <w:pPr>
        <w:spacing w:before="120" w:after="120"/>
      </w:pPr>
      <w:r w:rsidRPr="009D2A25">
        <w:t>CDC Biodiversité fera ses meilleurs efforts pour intégrer cette modification.</w:t>
      </w:r>
    </w:p>
    <w:p w14:paraId="245B3712" w14:textId="77777777" w:rsidR="009D2A25" w:rsidRPr="009D2A25" w:rsidRDefault="009D2A25" w:rsidP="009D2A25">
      <w:pPr>
        <w:spacing w:before="120" w:after="120"/>
      </w:pPr>
      <w:r w:rsidRPr="009D2A25">
        <w:t>En cas de désaccord, les parties discuteront de bonne foi pour trouver une solution appropriée.</w:t>
      </w:r>
    </w:p>
    <w:p w14:paraId="6DC77925" w14:textId="01498549" w:rsidR="009C2D6F" w:rsidRDefault="009C2D6F" w:rsidP="003154B3">
      <w:pPr>
        <w:pStyle w:val="Paragraphedeliste"/>
        <w:ind w:left="0"/>
        <w:jc w:val="both"/>
      </w:pPr>
    </w:p>
    <w:p w14:paraId="5E2D05A8" w14:textId="68E2547F" w:rsidR="00D47540" w:rsidRPr="00917102" w:rsidRDefault="001B66C1" w:rsidP="002A1194">
      <w:pPr>
        <w:spacing w:before="120" w:after="240"/>
        <w:rPr>
          <w:b/>
        </w:rPr>
      </w:pPr>
      <w:r w:rsidRPr="00917102">
        <w:rPr>
          <w:b/>
        </w:rPr>
        <w:t xml:space="preserve">ARTICLE </w:t>
      </w:r>
      <w:r w:rsidR="0032236B">
        <w:rPr>
          <w:b/>
        </w:rPr>
        <w:t>1</w:t>
      </w:r>
      <w:r w:rsidR="004103BB">
        <w:rPr>
          <w:b/>
        </w:rPr>
        <w:t>3</w:t>
      </w:r>
      <w:r w:rsidR="004203DB">
        <w:rPr>
          <w:b/>
        </w:rPr>
        <w:t>.</w:t>
      </w:r>
      <w:r w:rsidR="008C72D2" w:rsidRPr="00917102">
        <w:rPr>
          <w:b/>
        </w:rPr>
        <w:t> </w:t>
      </w:r>
      <w:r w:rsidR="004203DB" w:rsidRPr="00917102">
        <w:rPr>
          <w:b/>
        </w:rPr>
        <w:t>–</w:t>
      </w:r>
      <w:r w:rsidR="001F2E4A" w:rsidRPr="00917102">
        <w:rPr>
          <w:b/>
        </w:rPr>
        <w:t xml:space="preserve"> </w:t>
      </w:r>
      <w:r w:rsidR="00B945A0" w:rsidRPr="00917102">
        <w:rPr>
          <w:b/>
        </w:rPr>
        <w:t>RESILIATION</w:t>
      </w:r>
    </w:p>
    <w:p w14:paraId="25489567" w14:textId="77777777" w:rsidR="004103BB" w:rsidRPr="004103BB" w:rsidRDefault="004103BB" w:rsidP="004103BB">
      <w:pPr>
        <w:pStyle w:val="Paragraphedeliste"/>
        <w:numPr>
          <w:ilvl w:val="0"/>
          <w:numId w:val="29"/>
        </w:numPr>
        <w:spacing w:before="360" w:after="240"/>
        <w:rPr>
          <w:b/>
          <w:bCs/>
          <w:vanish/>
        </w:rPr>
      </w:pPr>
    </w:p>
    <w:p w14:paraId="2DEC3AC1" w14:textId="77777777" w:rsidR="004103BB" w:rsidRPr="004103BB" w:rsidRDefault="004103BB" w:rsidP="004103BB">
      <w:pPr>
        <w:pStyle w:val="Paragraphedeliste"/>
        <w:numPr>
          <w:ilvl w:val="0"/>
          <w:numId w:val="29"/>
        </w:numPr>
        <w:spacing w:before="360" w:after="240"/>
        <w:rPr>
          <w:b/>
          <w:bCs/>
          <w:vanish/>
        </w:rPr>
      </w:pPr>
    </w:p>
    <w:p w14:paraId="656F19C3" w14:textId="77777777" w:rsidR="004103BB" w:rsidRPr="004103BB" w:rsidRDefault="004103BB" w:rsidP="004103BB">
      <w:pPr>
        <w:pStyle w:val="Paragraphedeliste"/>
        <w:numPr>
          <w:ilvl w:val="0"/>
          <w:numId w:val="29"/>
        </w:numPr>
        <w:spacing w:before="360" w:after="240"/>
        <w:rPr>
          <w:b/>
          <w:bCs/>
          <w:vanish/>
        </w:rPr>
      </w:pPr>
    </w:p>
    <w:p w14:paraId="718D98C3" w14:textId="5A96C777" w:rsidR="007F2366" w:rsidRPr="007F2366" w:rsidRDefault="007F2366" w:rsidP="004103BB">
      <w:pPr>
        <w:pStyle w:val="Paragraphedeliste"/>
        <w:numPr>
          <w:ilvl w:val="1"/>
          <w:numId w:val="29"/>
        </w:numPr>
        <w:spacing w:before="360" w:after="240"/>
        <w:ind w:left="562"/>
      </w:pPr>
      <w:r w:rsidRPr="001E6445">
        <w:rPr>
          <w:b/>
          <w:bCs/>
        </w:rPr>
        <w:t>Résiliation à l’initiative de l’une ou l’autre des Parties</w:t>
      </w:r>
      <w:r w:rsidRPr="007F2366">
        <w:t xml:space="preserve"> :</w:t>
      </w:r>
    </w:p>
    <w:p w14:paraId="602A52EB" w14:textId="77777777" w:rsidR="007F2366" w:rsidRPr="007F2366" w:rsidRDefault="007F2366" w:rsidP="007F2366">
      <w:pPr>
        <w:spacing w:before="120" w:after="120"/>
      </w:pPr>
      <w:r w:rsidRPr="007F2366">
        <w:t>La résiliation du Contrat pourra intervenir à l’initiative de chacune des Parties pour non-respect des engagements contractuels et notamment en cas de non-paiement des prestations ou de non-réalisation des mesures de compensation, conformément aux dispositions des articles 1224 et suivants du code civil. Toute résiliation devra préalablement être motivée et de bonne foi.</w:t>
      </w:r>
    </w:p>
    <w:p w14:paraId="52BBF8BB" w14:textId="77777777" w:rsidR="007F2366" w:rsidRPr="007F2366" w:rsidRDefault="007F2366" w:rsidP="007F2366">
      <w:pPr>
        <w:spacing w:before="120" w:after="120"/>
      </w:pPr>
      <w:r w:rsidRPr="007F2366">
        <w:t>Etant entendu que toute résiliation du Contrat ne fera pas obstacle à la possibilité pour la Partie lésée d’exercer une action en dommages et intérêts pour l’indemniser du préjudice subi.</w:t>
      </w:r>
    </w:p>
    <w:p w14:paraId="10420556" w14:textId="77777777" w:rsidR="007F2366" w:rsidRPr="007F2366" w:rsidRDefault="007F2366" w:rsidP="007F2366">
      <w:pPr>
        <w:spacing w:before="120" w:after="120"/>
      </w:pPr>
      <w:r w:rsidRPr="007F2366">
        <w:t>Pour être valable, la faculté pour les Parties de résilier le Contrat devra être exercée dans les conditions définies ci-dessous :</w:t>
      </w:r>
    </w:p>
    <w:p w14:paraId="0010238D" w14:textId="77777777" w:rsidR="007F2366" w:rsidRPr="007F2366" w:rsidRDefault="007F2366" w:rsidP="007F2366">
      <w:pPr>
        <w:numPr>
          <w:ilvl w:val="0"/>
          <w:numId w:val="26"/>
        </w:numPr>
        <w:spacing w:before="120" w:after="120"/>
      </w:pPr>
      <w:r w:rsidRPr="007F2366">
        <w:t>Un courrier de mise en demeure sera adressé à la Partie défaillante par lettre recommandée avec accusé de réception, justifiant le manquement concerné, puis</w:t>
      </w:r>
    </w:p>
    <w:p w14:paraId="0C588724" w14:textId="77777777" w:rsidR="007F2366" w:rsidRPr="007F2366" w:rsidRDefault="007F2366" w:rsidP="007F2366">
      <w:pPr>
        <w:numPr>
          <w:ilvl w:val="0"/>
          <w:numId w:val="26"/>
        </w:numPr>
        <w:spacing w:before="120" w:after="120"/>
      </w:pPr>
      <w:r w:rsidRPr="007F2366">
        <w:lastRenderedPageBreak/>
        <w:t>Si ledit courrier de mise en demeure reste sans effet après un délai de 30 jours, la résiliation du Contrat sera effective.</w:t>
      </w:r>
    </w:p>
    <w:p w14:paraId="652AD6F7" w14:textId="4A5696CA" w:rsidR="007F2366" w:rsidRPr="007F2366" w:rsidRDefault="007F2366" w:rsidP="007F2366">
      <w:pPr>
        <w:spacing w:before="120" w:after="120"/>
      </w:pPr>
      <w:r w:rsidRPr="007F2366">
        <w:t>Dans le cas où le manquement serait imputable au Bénéficiaire du Contrat, CDC Biodiversité aura la faculté de prononcer la résiliation de plein droit du Contrat</w:t>
      </w:r>
      <w:r w:rsidR="006D5047">
        <w:t xml:space="preserve">. </w:t>
      </w:r>
      <w:r w:rsidR="006D5047" w:rsidRPr="007F2366">
        <w:t xml:space="preserve">CDC Biodiversité restituera au Bénéficiaire les sommes </w:t>
      </w:r>
      <w:r w:rsidR="00EC24F6">
        <w:t>correspondant</w:t>
      </w:r>
      <w:r w:rsidR="005B444E">
        <w:t>es</w:t>
      </w:r>
      <w:r w:rsidR="00EC24F6">
        <w:t xml:space="preserve"> aux actions de gestion et de suivi du site </w:t>
      </w:r>
      <w:r w:rsidR="006D5047" w:rsidRPr="007F2366">
        <w:t xml:space="preserve">au </w:t>
      </w:r>
      <w:r w:rsidR="006D5047" w:rsidRPr="007F2366">
        <w:rPr>
          <w:i/>
        </w:rPr>
        <w:t>pror</w:t>
      </w:r>
      <w:r w:rsidR="006D5047">
        <w:rPr>
          <w:i/>
        </w:rPr>
        <w:t>a</w:t>
      </w:r>
      <w:r w:rsidR="006D5047" w:rsidRPr="007F2366">
        <w:rPr>
          <w:i/>
        </w:rPr>
        <w:t xml:space="preserve">ta </w:t>
      </w:r>
      <w:r w:rsidR="006D5047" w:rsidRPr="007F2366">
        <w:t>de la durée des actions restant à courir à la date de la résiliation.</w:t>
      </w:r>
    </w:p>
    <w:p w14:paraId="212E8258" w14:textId="7F65F9D6" w:rsidR="007F2366" w:rsidRPr="007F2366" w:rsidRDefault="007F2366" w:rsidP="007F2366">
      <w:pPr>
        <w:spacing w:before="120" w:after="120"/>
      </w:pPr>
      <w:r w:rsidRPr="007F2366">
        <w:t xml:space="preserve">En cas de résiliation pour non-respect par CDC Biodiversité de ses engagements au titre du présent Contrat, CDC Biodiversité restituera au Bénéficiaire les sommes que lui-seul aura acquitté au </w:t>
      </w:r>
      <w:r w:rsidRPr="007F2366">
        <w:rPr>
          <w:i/>
        </w:rPr>
        <w:t>pror</w:t>
      </w:r>
      <w:r w:rsidR="00F8736F">
        <w:rPr>
          <w:i/>
        </w:rPr>
        <w:t>a</w:t>
      </w:r>
      <w:r w:rsidRPr="007F2366">
        <w:rPr>
          <w:i/>
        </w:rPr>
        <w:t xml:space="preserve">ta </w:t>
      </w:r>
      <w:r w:rsidRPr="007F2366">
        <w:t>de la durée des actions de gestion et suivis du Site restant à courir à la date de la résiliation.</w:t>
      </w:r>
    </w:p>
    <w:p w14:paraId="2EBAD8CF" w14:textId="77777777" w:rsidR="007F2366" w:rsidRPr="007F2366" w:rsidRDefault="007F2366" w:rsidP="007F2366">
      <w:pPr>
        <w:spacing w:before="120" w:after="120"/>
      </w:pPr>
      <w:r w:rsidRPr="007F2366">
        <w:t>Aucune résiliation ne peut intervenir sans recherche préalable d’une solution amiable.</w:t>
      </w:r>
    </w:p>
    <w:p w14:paraId="511C49B3" w14:textId="77777777" w:rsidR="007F2366" w:rsidRPr="007F2366" w:rsidRDefault="007F2366" w:rsidP="007F2366">
      <w:pPr>
        <w:spacing w:before="120" w:after="120"/>
      </w:pPr>
      <w:r w:rsidRPr="007F2366">
        <w:t>Tous les échanges, relatifs à une demande éventuelle de résiliation, doivent être effectués par lettre recommandée avec accusé de réception.</w:t>
      </w:r>
    </w:p>
    <w:p w14:paraId="45444353" w14:textId="77777777" w:rsidR="007F2366" w:rsidRPr="007F2366" w:rsidRDefault="007F2366" w:rsidP="007F2366">
      <w:pPr>
        <w:spacing w:before="120" w:after="120"/>
      </w:pPr>
      <w:r w:rsidRPr="007F2366">
        <w:t>En outre, le Bénéficiaire est fondé à résilier le Contrat aux torts exclusifs de CDC Biodiversité :</w:t>
      </w:r>
    </w:p>
    <w:p w14:paraId="79E8FAB3" w14:textId="77777777" w:rsidR="007F2366" w:rsidRPr="007F2366" w:rsidRDefault="007F2366" w:rsidP="007F2366">
      <w:pPr>
        <w:numPr>
          <w:ilvl w:val="1"/>
          <w:numId w:val="26"/>
        </w:numPr>
        <w:spacing w:before="120" w:after="120"/>
      </w:pPr>
      <w:r w:rsidRPr="007F2366">
        <w:t>En cas de manquement de la part de CDC Biodiversité, à ses obligations souscrites au titre du Contrat, non remédié dans les conditions qui suivent ;</w:t>
      </w:r>
    </w:p>
    <w:p w14:paraId="20355BFE" w14:textId="77777777" w:rsidR="007F2366" w:rsidRPr="007F2366" w:rsidRDefault="007F2366" w:rsidP="007F2366">
      <w:pPr>
        <w:numPr>
          <w:ilvl w:val="1"/>
          <w:numId w:val="26"/>
        </w:numPr>
        <w:spacing w:before="120" w:after="120"/>
      </w:pPr>
      <w:r w:rsidRPr="007F2366">
        <w:t>En cas de faute de CDC Biodiversité dans la réalisation d’autres missions ou activités sur les Terrains qui compromettrait la bonne exécution du Contrat ou conduirait à la remise en cause de l’autorisation administrative fondant la conclusion du Contrat, et qui ne serait pas fondée sur une mauvaise information donnée par le Bénéficiaire ;</w:t>
      </w:r>
    </w:p>
    <w:p w14:paraId="1C8274AD" w14:textId="58EFA19B" w:rsidR="007F2366" w:rsidRPr="007F2366" w:rsidRDefault="007F2366" w:rsidP="007F2366">
      <w:pPr>
        <w:numPr>
          <w:ilvl w:val="1"/>
          <w:numId w:val="26"/>
        </w:numPr>
        <w:spacing w:before="120" w:after="120"/>
      </w:pPr>
      <w:r w:rsidRPr="007F2366">
        <w:t xml:space="preserve">En cas d’abandon du projet par CDC Biodiversité, quels qu’en soient les motifs, sauf le cas de force majeure visé à l’article </w:t>
      </w:r>
      <w:r w:rsidR="0032236B" w:rsidRPr="007F2366">
        <w:t>1</w:t>
      </w:r>
      <w:r w:rsidR="004103BB">
        <w:t>3</w:t>
      </w:r>
      <w:r w:rsidRPr="007F2366">
        <w:t>.</w:t>
      </w:r>
      <w:r w:rsidR="000C5056" w:rsidRPr="000C5056">
        <w:t>2</w:t>
      </w:r>
      <w:r w:rsidRPr="007F2366">
        <w:t xml:space="preserve"> ci-dessous.</w:t>
      </w:r>
    </w:p>
    <w:p w14:paraId="55AD0644" w14:textId="77777777" w:rsidR="00276914" w:rsidRDefault="007F2366" w:rsidP="007F2366">
      <w:pPr>
        <w:spacing w:before="120" w:after="120"/>
      </w:pPr>
      <w:r w:rsidRPr="007F2366">
        <w:t>Dans les cas visés aux a) et b) ci-dessus, les modalités de mise en œuvre de la résiliation doivent respecter le formalisme prévu ci-dessous.</w:t>
      </w:r>
    </w:p>
    <w:p w14:paraId="3FF87E75" w14:textId="21EF3AED" w:rsidR="007F2366" w:rsidRPr="007F2366" w:rsidRDefault="007F2366" w:rsidP="007F2366">
      <w:pPr>
        <w:spacing w:before="120" w:after="120"/>
      </w:pPr>
      <w:r w:rsidRPr="007F2366">
        <w:t>Dans l’hypothèse visée au c) ci-dessus, la résiliation du Contrat prendra effet à la date de notification par le Bénéficiaire à CDC Biodiversité du constat de l’abandon du projet par CDC</w:t>
      </w:r>
      <w:r w:rsidR="00DF470F">
        <w:t> </w:t>
      </w:r>
      <w:r w:rsidRPr="007F2366">
        <w:t>Biodiversité.</w:t>
      </w:r>
    </w:p>
    <w:p w14:paraId="74587049" w14:textId="07F4CBBA" w:rsidR="007F2366" w:rsidRPr="007F2366" w:rsidRDefault="007F2366" w:rsidP="0030449A">
      <w:pPr>
        <w:pStyle w:val="Paragraphedeliste"/>
        <w:numPr>
          <w:ilvl w:val="1"/>
          <w:numId w:val="29"/>
        </w:numPr>
        <w:spacing w:before="360" w:after="240"/>
        <w:ind w:left="709" w:hanging="567"/>
      </w:pPr>
      <w:r w:rsidRPr="001E6445">
        <w:rPr>
          <w:b/>
          <w:bCs/>
        </w:rPr>
        <w:t>Résiliation pour force majeure</w:t>
      </w:r>
      <w:r w:rsidRPr="007F2366">
        <w:t xml:space="preserve"> :</w:t>
      </w:r>
    </w:p>
    <w:p w14:paraId="7FD88A9D" w14:textId="77777777" w:rsidR="007F2366" w:rsidRPr="007F2366" w:rsidRDefault="007F2366" w:rsidP="007F2366">
      <w:pPr>
        <w:spacing w:before="120" w:after="120"/>
      </w:pPr>
      <w:r w:rsidRPr="007F2366">
        <w:t>En cas de survenance d’un cas de force majeure, caractérisée au sens de l’article 1218 du code civil et dûment justifié à ce titre par l’incapacité de l’une des Parties de remplir ses obligations contractuelles, la Partie empêchée devra obligatoirement notifier à l'autre immédiatement la survenance du cas de force majeure, la nature des faits concernés et la durée prévisible de leurs effets.</w:t>
      </w:r>
    </w:p>
    <w:p w14:paraId="314AB108" w14:textId="77777777" w:rsidR="007F2366" w:rsidRPr="007F2366" w:rsidRDefault="007F2366" w:rsidP="007F2366">
      <w:pPr>
        <w:spacing w:before="120" w:after="120"/>
      </w:pPr>
      <w:r w:rsidRPr="007F2366">
        <w:t>La Partie empêchée fera tout son possible pour remédier ou surmonter ledit événement et reprendre l’exécution de ses engagements et obligations dans les meilleurs délais. Si, du fait d'un cas de force majeure, les obligations d'une Partie étaient suspendues pour une durée supérieure à un (1) mois, l'autre Partie pourra résilier la convention dans les conditions de l’article 1351 du code civil l'une ou l'autre des Parties sera autorisée à résilier le présent Contrat moyennant un préavis de 30 jours adressé à l’autre Partie sans qu’aucune indemnité de quelque nature que ce soit ne soit due à l’autre Partie.</w:t>
      </w:r>
    </w:p>
    <w:p w14:paraId="19764D76" w14:textId="2DA250A0" w:rsidR="007F2366" w:rsidRDefault="007F2366" w:rsidP="007F2366">
      <w:pPr>
        <w:spacing w:before="120" w:after="120"/>
      </w:pPr>
      <w:r w:rsidRPr="007F2366">
        <w:t xml:space="preserve">En cas de résiliation pour cause de force majeure, </w:t>
      </w:r>
      <w:r w:rsidR="00151F4B" w:rsidRPr="007F2366">
        <w:t xml:space="preserve">CDC Biodiversité restituera au Bénéficiaire </w:t>
      </w:r>
      <w:r w:rsidR="00E9778E" w:rsidRPr="007F2366">
        <w:t xml:space="preserve">les sommes </w:t>
      </w:r>
      <w:r w:rsidR="00E9778E">
        <w:t>correspondantes</w:t>
      </w:r>
      <w:r w:rsidR="00151F4B">
        <w:t xml:space="preserve"> aux actions de gestion et de suivi du site </w:t>
      </w:r>
      <w:r w:rsidR="00151F4B" w:rsidRPr="007F2366">
        <w:t xml:space="preserve">au </w:t>
      </w:r>
      <w:r w:rsidR="00151F4B" w:rsidRPr="007F2366">
        <w:rPr>
          <w:i/>
        </w:rPr>
        <w:t>pror</w:t>
      </w:r>
      <w:r w:rsidR="00151F4B">
        <w:rPr>
          <w:i/>
        </w:rPr>
        <w:t>a</w:t>
      </w:r>
      <w:r w:rsidR="00151F4B" w:rsidRPr="007F2366">
        <w:rPr>
          <w:i/>
        </w:rPr>
        <w:t xml:space="preserve">ta </w:t>
      </w:r>
      <w:r w:rsidR="00151F4B" w:rsidRPr="007F2366">
        <w:t>de la durée des actions restant à courir à la date de la résiliation</w:t>
      </w:r>
      <w:r w:rsidR="00151F4B">
        <w:t xml:space="preserve">. </w:t>
      </w:r>
    </w:p>
    <w:p w14:paraId="6F6A16AF" w14:textId="77777777" w:rsidR="004103BB" w:rsidRDefault="004103BB" w:rsidP="007F2366">
      <w:pPr>
        <w:spacing w:before="120" w:after="120"/>
      </w:pPr>
    </w:p>
    <w:p w14:paraId="01AE9BF1" w14:textId="77777777" w:rsidR="004103BB" w:rsidRDefault="004103BB" w:rsidP="007F2366">
      <w:pPr>
        <w:spacing w:before="120" w:after="120"/>
      </w:pPr>
    </w:p>
    <w:p w14:paraId="17FDB940" w14:textId="77777777" w:rsidR="004103BB" w:rsidRPr="007F2366" w:rsidRDefault="004103BB" w:rsidP="007F2366">
      <w:pPr>
        <w:spacing w:before="120" w:after="120"/>
      </w:pPr>
    </w:p>
    <w:p w14:paraId="4DC4644E" w14:textId="77777777" w:rsidR="007F2366" w:rsidRDefault="007F2366" w:rsidP="00C15B59">
      <w:pPr>
        <w:spacing w:before="120" w:after="120"/>
      </w:pPr>
    </w:p>
    <w:p w14:paraId="6BE238C1" w14:textId="2F75CCFC" w:rsidR="000C5056" w:rsidRPr="00917102" w:rsidRDefault="000C5056" w:rsidP="000C5056">
      <w:pPr>
        <w:spacing w:before="120" w:after="240"/>
        <w:rPr>
          <w:b/>
        </w:rPr>
      </w:pPr>
      <w:r w:rsidRPr="00917102">
        <w:rPr>
          <w:b/>
        </w:rPr>
        <w:t xml:space="preserve">ARTICLE </w:t>
      </w:r>
      <w:r w:rsidR="0032236B" w:rsidRPr="00917102">
        <w:rPr>
          <w:b/>
        </w:rPr>
        <w:t>1</w:t>
      </w:r>
      <w:r w:rsidR="004103BB">
        <w:rPr>
          <w:b/>
        </w:rPr>
        <w:t>4</w:t>
      </w:r>
      <w:r w:rsidRPr="00917102">
        <w:rPr>
          <w:b/>
        </w:rPr>
        <w:t xml:space="preserve">. – ASSURANCES </w:t>
      </w:r>
    </w:p>
    <w:p w14:paraId="4A9C8200" w14:textId="6F6F1EFB" w:rsidR="00232B18" w:rsidRDefault="000C5056" w:rsidP="000C5056">
      <w:pPr>
        <w:tabs>
          <w:tab w:val="left" w:pos="432"/>
        </w:tabs>
        <w:spacing w:before="120" w:after="120"/>
      </w:pPr>
      <w:r w:rsidRPr="000C5056">
        <w:t>CDC Biodiversité s’engage à souscrire une assurance en responsabilité civile professionnelle, couvrant les prestations objet du Contrat pendant toute sa durée et à fournir les justificatifs correspondants au Bénéficiaire sur demande.</w:t>
      </w:r>
    </w:p>
    <w:p w14:paraId="15047F6B" w14:textId="6898E5A3" w:rsidR="000C5056" w:rsidRDefault="000C5056" w:rsidP="000C5056">
      <w:pPr>
        <w:tabs>
          <w:tab w:val="left" w:pos="432"/>
        </w:tabs>
        <w:spacing w:before="120" w:after="120"/>
      </w:pPr>
    </w:p>
    <w:p w14:paraId="29341C7C" w14:textId="704251A7" w:rsidR="000C5056" w:rsidRPr="000C5056" w:rsidRDefault="000C5056" w:rsidP="000C5056">
      <w:pPr>
        <w:spacing w:before="120" w:after="240"/>
        <w:rPr>
          <w:b/>
        </w:rPr>
      </w:pPr>
      <w:r w:rsidRPr="000C5056">
        <w:rPr>
          <w:b/>
        </w:rPr>
        <w:t xml:space="preserve">ARTICLE </w:t>
      </w:r>
      <w:r w:rsidR="0032236B" w:rsidRPr="000C5056">
        <w:rPr>
          <w:b/>
        </w:rPr>
        <w:t>1</w:t>
      </w:r>
      <w:r w:rsidR="004103BB">
        <w:rPr>
          <w:b/>
        </w:rPr>
        <w:t>5</w:t>
      </w:r>
      <w:r w:rsidRPr="000C5056">
        <w:rPr>
          <w:b/>
        </w:rPr>
        <w:t>. – DONNEES PERSONNELLES</w:t>
      </w:r>
    </w:p>
    <w:p w14:paraId="52453905" w14:textId="77777777" w:rsidR="000C5056" w:rsidRPr="000C5056" w:rsidRDefault="000C5056" w:rsidP="000C5056">
      <w:pPr>
        <w:tabs>
          <w:tab w:val="left" w:pos="432"/>
        </w:tabs>
        <w:spacing w:before="120" w:after="120"/>
      </w:pPr>
      <w:r w:rsidRPr="000C5056">
        <w:t>Toutes les données détenues par les Parties au titre du Contrat doivent être collectées, traitées et stockées dans le respect des dispositions de la loi n°78-7 du 6 janvier 1978 modifiée relative à l’informatique, aux fichiers et aux libertés et du Règlement (UE) 2016/679 du 27 avril 2016 (« Règlement général sur la protection des données » ou « RGPD »).</w:t>
      </w:r>
    </w:p>
    <w:p w14:paraId="4685DD81" w14:textId="77777777" w:rsidR="008941BA" w:rsidRDefault="008941BA" w:rsidP="000C5056">
      <w:pPr>
        <w:tabs>
          <w:tab w:val="left" w:pos="432"/>
        </w:tabs>
        <w:spacing w:before="120" w:after="120"/>
      </w:pPr>
    </w:p>
    <w:p w14:paraId="2B77C0E0" w14:textId="24DB0E1B" w:rsidR="000C5056" w:rsidRPr="00917102" w:rsidRDefault="000C5056" w:rsidP="000C5056">
      <w:pPr>
        <w:spacing w:before="120" w:after="240"/>
        <w:rPr>
          <w:b/>
        </w:rPr>
      </w:pPr>
      <w:r w:rsidRPr="00917102">
        <w:rPr>
          <w:b/>
        </w:rPr>
        <w:t xml:space="preserve">ARTICLE </w:t>
      </w:r>
      <w:r w:rsidR="0032236B" w:rsidRPr="00917102">
        <w:rPr>
          <w:b/>
        </w:rPr>
        <w:t>1</w:t>
      </w:r>
      <w:r w:rsidR="004103BB">
        <w:rPr>
          <w:b/>
        </w:rPr>
        <w:t>6</w:t>
      </w:r>
      <w:r w:rsidRPr="00917102">
        <w:rPr>
          <w:b/>
        </w:rPr>
        <w:t>. – SOUS-TRAITANCE</w:t>
      </w:r>
    </w:p>
    <w:p w14:paraId="389828C7" w14:textId="77777777" w:rsidR="000C5056" w:rsidRPr="000C5056" w:rsidRDefault="000C5056" w:rsidP="000C5056">
      <w:pPr>
        <w:tabs>
          <w:tab w:val="left" w:pos="432"/>
        </w:tabs>
        <w:spacing w:before="120" w:after="120"/>
      </w:pPr>
      <w:r w:rsidRPr="000C5056">
        <w:t>CDC Biodiversité peut sous-traiter l’exécution d’une partie de ses prestations sous réserve du respect des prescriptions légales. CDC Biodiversité fait alors son affaire personnelle de cette exécution et garantit le Bénéficiaire de cette bonne exécution et de tous les risques liés à la sous-traitance, sans pouvoir se prévaloir à aucun moment de la délégation de ses obligations à un tiers.</w:t>
      </w:r>
    </w:p>
    <w:p w14:paraId="41A439BD" w14:textId="77777777" w:rsidR="001D2149" w:rsidRDefault="001D2149" w:rsidP="000C5056">
      <w:pPr>
        <w:tabs>
          <w:tab w:val="left" w:pos="432"/>
        </w:tabs>
        <w:spacing w:before="120" w:after="120"/>
      </w:pPr>
    </w:p>
    <w:p w14:paraId="7BE75EA7" w14:textId="0C3F10A1" w:rsidR="000C5056" w:rsidRPr="00917102" w:rsidRDefault="000C5056" w:rsidP="000C5056">
      <w:pPr>
        <w:spacing w:before="120" w:after="240"/>
        <w:rPr>
          <w:b/>
        </w:rPr>
      </w:pPr>
      <w:r w:rsidRPr="00D111B0">
        <w:rPr>
          <w:b/>
        </w:rPr>
        <w:t xml:space="preserve">ARTICLE </w:t>
      </w:r>
      <w:r w:rsidR="0032236B" w:rsidRPr="00D111B0">
        <w:rPr>
          <w:b/>
        </w:rPr>
        <w:t>1</w:t>
      </w:r>
      <w:r w:rsidR="004103BB">
        <w:rPr>
          <w:b/>
        </w:rPr>
        <w:t>7</w:t>
      </w:r>
      <w:r w:rsidRPr="00D111B0">
        <w:rPr>
          <w:b/>
        </w:rPr>
        <w:t xml:space="preserve">. – CESSION </w:t>
      </w:r>
      <w:r>
        <w:rPr>
          <w:b/>
        </w:rPr>
        <w:t>DU CONTRAT</w:t>
      </w:r>
    </w:p>
    <w:p w14:paraId="3412A78C" w14:textId="77777777" w:rsidR="00C611B3" w:rsidRPr="000A75CA" w:rsidRDefault="00C611B3" w:rsidP="00606833">
      <w:pPr>
        <w:pStyle w:val="Corpsdetexte"/>
        <w:spacing w:before="121"/>
        <w:ind w:right="220"/>
      </w:pPr>
      <w:r w:rsidRPr="000A75CA">
        <w:t>Une Partie ne peut céder le Contrat, en tout ou partie, sans accord préalable écrit et non équivoque de l’autre Partie.</w:t>
      </w:r>
    </w:p>
    <w:p w14:paraId="4AB26C24" w14:textId="77777777" w:rsidR="00C611B3" w:rsidRPr="000A75CA" w:rsidRDefault="00C611B3" w:rsidP="00606833">
      <w:pPr>
        <w:pStyle w:val="Corpsdetexte"/>
        <w:spacing w:before="121"/>
        <w:ind w:right="220"/>
      </w:pPr>
      <w:r w:rsidRPr="000A75CA">
        <w:t>Préalablement à toute cession de la part du Bénéficiaire, le cessionnaire du Contrat devra obtenir l’autorisation environnementale en lieu et place du Bénéficiaire, auprès de l’autorité administrative compétente et en justifier à CDC Biodiversité.</w:t>
      </w:r>
    </w:p>
    <w:p w14:paraId="39EB8974" w14:textId="77777777" w:rsidR="00C611B3" w:rsidRPr="000A75CA" w:rsidRDefault="00C611B3" w:rsidP="00606833">
      <w:pPr>
        <w:pStyle w:val="Corpsdetexte"/>
        <w:spacing w:before="121"/>
        <w:ind w:right="220"/>
      </w:pPr>
      <w:r w:rsidRPr="000A75CA">
        <w:t>Avant de donner son accord, CDC Biodiversité se réserve le droit d’étudier la capacité du cessionnaire à honorer les obligations transférées.</w:t>
      </w:r>
    </w:p>
    <w:p w14:paraId="1C0501F5" w14:textId="77777777" w:rsidR="00C611B3" w:rsidRPr="000A75CA" w:rsidRDefault="00C611B3" w:rsidP="00606833">
      <w:pPr>
        <w:pStyle w:val="Corpsdetexte"/>
        <w:spacing w:before="121"/>
        <w:ind w:right="220"/>
      </w:pPr>
      <w:r w:rsidRPr="000A75CA">
        <w:t xml:space="preserve">Tout cessionnaire du Contrat assumera l’ensemble des droits et des obligations cédés, sans pour autant libérer le cédant de l’exécution de ses obligations à l’égard de l’autre Partie, jusqu’à la date de cette cession. </w:t>
      </w:r>
    </w:p>
    <w:p w14:paraId="0728CD2E" w14:textId="77777777" w:rsidR="00C611B3" w:rsidRPr="000A75CA" w:rsidRDefault="00C611B3" w:rsidP="00606833">
      <w:pPr>
        <w:pStyle w:val="Corpsdetexte"/>
        <w:spacing w:before="121"/>
        <w:ind w:right="220"/>
      </w:pPr>
      <w:r w:rsidRPr="000A75CA">
        <w:t xml:space="preserve">En cas de transfert intervenu en violation de ces dispositions, CDC Biodiversité aura la faculté de résilier de plein droit le Contrat, toutes sommes lui ayant été versées au </w:t>
      </w:r>
      <w:r w:rsidRPr="000A75CA">
        <w:rPr>
          <w:i/>
          <w:iCs/>
        </w:rPr>
        <w:t>prorata</w:t>
      </w:r>
      <w:r w:rsidRPr="000A75CA">
        <w:t xml:space="preserve"> des missions réalisées à cette date restant acquises à CDC Biodiversité sans préjudice de tous dommages et intérêts.</w:t>
      </w:r>
    </w:p>
    <w:p w14:paraId="6C1967D9" w14:textId="2967B320" w:rsidR="000C5056" w:rsidRDefault="000C5056" w:rsidP="000C5056">
      <w:pPr>
        <w:tabs>
          <w:tab w:val="left" w:pos="432"/>
        </w:tabs>
        <w:spacing w:before="120" w:after="120"/>
      </w:pPr>
    </w:p>
    <w:p w14:paraId="47C24FCF" w14:textId="0B24044E" w:rsidR="002B1B60" w:rsidRPr="00917102" w:rsidRDefault="002B1B60" w:rsidP="002B1B60">
      <w:pPr>
        <w:spacing w:before="120" w:after="240"/>
        <w:rPr>
          <w:b/>
        </w:rPr>
      </w:pPr>
      <w:r w:rsidRPr="00917102">
        <w:rPr>
          <w:b/>
        </w:rPr>
        <w:t xml:space="preserve">ARTICLE </w:t>
      </w:r>
      <w:r w:rsidR="0032236B" w:rsidRPr="00917102">
        <w:rPr>
          <w:b/>
        </w:rPr>
        <w:t>1</w:t>
      </w:r>
      <w:r w:rsidR="004103BB">
        <w:rPr>
          <w:b/>
        </w:rPr>
        <w:t>8</w:t>
      </w:r>
      <w:r w:rsidRPr="00917102">
        <w:rPr>
          <w:b/>
        </w:rPr>
        <w:t>. – CONFIDENTIALITÉ</w:t>
      </w:r>
    </w:p>
    <w:p w14:paraId="1B45C5DB" w14:textId="77777777" w:rsidR="002B1B60" w:rsidRPr="002B1B60" w:rsidRDefault="002B1B60" w:rsidP="002B1B60">
      <w:pPr>
        <w:spacing w:after="120"/>
      </w:pPr>
      <w:r w:rsidRPr="002B1B60">
        <w:t xml:space="preserve">Pendant toute la durée du Contrat, les Parties sont tenues à une obligation de secret professionnel et de confidentialité pour tout ce qui concerne la documentation relative aux </w:t>
      </w:r>
      <w:r w:rsidRPr="002B1B60">
        <w:lastRenderedPageBreak/>
        <w:t xml:space="preserve">terrains assiette des mesures compensatoires, aux mesures compensatoires elles-mêmes et, d’une manière générale, à tout acte qui serait lié à l’exécution du Contrat, </w:t>
      </w:r>
      <w:r w:rsidRPr="002B1B60">
        <w:rPr>
          <w:i/>
        </w:rPr>
        <w:t xml:space="preserve">a fortiori </w:t>
      </w:r>
      <w:r w:rsidRPr="002B1B60">
        <w:t>le Contrat lui-même.</w:t>
      </w:r>
    </w:p>
    <w:p w14:paraId="5EC42518" w14:textId="77777777" w:rsidR="002B1B60" w:rsidRPr="002B1B60" w:rsidRDefault="002B1B60" w:rsidP="002B1B60">
      <w:pPr>
        <w:spacing w:after="120"/>
      </w:pPr>
      <w:r w:rsidRPr="002B1B60">
        <w:t>CDC Biodiversité peut toutefois se prévaloir, dans le cadre de ses opérations de communication ou de référencement professionnel, des prestations réalisées dans le cadre du Contrat, dans des conditions qui ne remettent pas en cause le secret professionnel.</w:t>
      </w:r>
    </w:p>
    <w:p w14:paraId="25CFEEF3" w14:textId="77777777" w:rsidR="002B1B60" w:rsidRPr="002B1B60" w:rsidRDefault="002B1B60" w:rsidP="002B1B60">
      <w:pPr>
        <w:spacing w:after="120"/>
      </w:pPr>
      <w:r w:rsidRPr="002B1B60">
        <w:t>Les relations entre les Parties issues du présent article ne remettent pas en cause les obligations de communication dont elles sont tenues à l’égard de l’administration et des tiers, en application de la réglementation.</w:t>
      </w:r>
    </w:p>
    <w:p w14:paraId="350EA2F7" w14:textId="18718FDF" w:rsidR="002B1B60" w:rsidRDefault="002B1B60" w:rsidP="002B1B60">
      <w:pPr>
        <w:spacing w:after="120"/>
      </w:pPr>
      <w:r w:rsidRPr="002B1B60">
        <w:t>Pendant comme au-delà de l’expiration du Contrat, toute Partie s’abstient de toute action ou de tout comportement qui conduirait à dénigrer de façon injustifiée l’autre Partie, ainsi que les actions qu’elle conduit ou a conduit dans le cadre du Contrat.</w:t>
      </w:r>
    </w:p>
    <w:p w14:paraId="29971FB0" w14:textId="77777777" w:rsidR="0030449A" w:rsidRPr="002B1B60" w:rsidRDefault="0030449A" w:rsidP="002B1B60">
      <w:pPr>
        <w:spacing w:after="120"/>
      </w:pPr>
    </w:p>
    <w:p w14:paraId="62A72949" w14:textId="64905140" w:rsidR="009E5EAC" w:rsidRPr="009E5EAC" w:rsidRDefault="009E5EAC" w:rsidP="009E5EAC">
      <w:pPr>
        <w:spacing w:before="120" w:after="240"/>
        <w:rPr>
          <w:b/>
        </w:rPr>
      </w:pPr>
      <w:r w:rsidRPr="009E5EAC">
        <w:rPr>
          <w:b/>
        </w:rPr>
        <w:t xml:space="preserve">ARTICLE </w:t>
      </w:r>
      <w:r w:rsidR="0032236B" w:rsidRPr="009E5EAC">
        <w:rPr>
          <w:b/>
        </w:rPr>
        <w:t>1</w:t>
      </w:r>
      <w:r w:rsidR="004103BB">
        <w:rPr>
          <w:b/>
        </w:rPr>
        <w:t>9</w:t>
      </w:r>
      <w:r w:rsidRPr="009E5EAC">
        <w:rPr>
          <w:b/>
        </w:rPr>
        <w:t>. – DISPOSITIONS GENERALES</w:t>
      </w:r>
    </w:p>
    <w:p w14:paraId="7CD65D03" w14:textId="77777777" w:rsidR="004103BB" w:rsidRPr="004103BB" w:rsidRDefault="004103BB" w:rsidP="004103BB">
      <w:pPr>
        <w:pStyle w:val="Paragraphedeliste"/>
        <w:widowControl w:val="0"/>
        <w:numPr>
          <w:ilvl w:val="0"/>
          <w:numId w:val="33"/>
        </w:numPr>
        <w:autoSpaceDE w:val="0"/>
        <w:autoSpaceDN w:val="0"/>
        <w:spacing w:before="360" w:after="240"/>
        <w:ind w:right="221"/>
        <w:rPr>
          <w:b/>
          <w:bCs/>
          <w:vanish/>
        </w:rPr>
      </w:pPr>
    </w:p>
    <w:p w14:paraId="19BF8714" w14:textId="77777777" w:rsidR="004103BB" w:rsidRPr="004103BB" w:rsidRDefault="004103BB" w:rsidP="004103BB">
      <w:pPr>
        <w:pStyle w:val="Paragraphedeliste"/>
        <w:widowControl w:val="0"/>
        <w:numPr>
          <w:ilvl w:val="0"/>
          <w:numId w:val="33"/>
        </w:numPr>
        <w:autoSpaceDE w:val="0"/>
        <w:autoSpaceDN w:val="0"/>
        <w:spacing w:before="360" w:after="240"/>
        <w:ind w:right="221"/>
        <w:rPr>
          <w:b/>
          <w:bCs/>
          <w:vanish/>
        </w:rPr>
      </w:pPr>
    </w:p>
    <w:p w14:paraId="1EEFAA2F" w14:textId="77777777" w:rsidR="004103BB" w:rsidRPr="004103BB" w:rsidRDefault="004103BB" w:rsidP="004103BB">
      <w:pPr>
        <w:pStyle w:val="Paragraphedeliste"/>
        <w:widowControl w:val="0"/>
        <w:numPr>
          <w:ilvl w:val="0"/>
          <w:numId w:val="33"/>
        </w:numPr>
        <w:autoSpaceDE w:val="0"/>
        <w:autoSpaceDN w:val="0"/>
        <w:spacing w:before="360" w:after="240"/>
        <w:ind w:right="221"/>
        <w:rPr>
          <w:b/>
          <w:bCs/>
          <w:vanish/>
        </w:rPr>
      </w:pPr>
    </w:p>
    <w:p w14:paraId="71FF99EB" w14:textId="63ADD5CB" w:rsidR="009E5EAC" w:rsidRPr="001E6445" w:rsidRDefault="009E5EAC" w:rsidP="004103BB">
      <w:pPr>
        <w:pStyle w:val="Paragraphedeliste"/>
        <w:widowControl w:val="0"/>
        <w:numPr>
          <w:ilvl w:val="1"/>
          <w:numId w:val="33"/>
        </w:numPr>
        <w:autoSpaceDE w:val="0"/>
        <w:autoSpaceDN w:val="0"/>
        <w:spacing w:before="360" w:after="240"/>
        <w:ind w:right="221"/>
        <w:rPr>
          <w:b/>
          <w:bCs/>
        </w:rPr>
      </w:pPr>
      <w:r w:rsidRPr="001E6445">
        <w:rPr>
          <w:b/>
          <w:bCs/>
        </w:rPr>
        <w:t>Intégralité du Contrat</w:t>
      </w:r>
    </w:p>
    <w:p w14:paraId="75C0AF0C" w14:textId="77777777" w:rsidR="009E5EAC" w:rsidRPr="009E5EAC" w:rsidRDefault="009E5EAC" w:rsidP="009E5EAC">
      <w:pPr>
        <w:tabs>
          <w:tab w:val="left" w:pos="432"/>
        </w:tabs>
        <w:spacing w:before="120" w:after="120"/>
      </w:pPr>
      <w:r w:rsidRPr="009E5EAC">
        <w:t>Les parties reconnaissent que le présent Contrat constitue l'intégralité de l'accord conclu entre elles et se substitue à toute offre, disposition ou accord antérieurs, écrits ou verbaux.</w:t>
      </w:r>
    </w:p>
    <w:p w14:paraId="2477BACE" w14:textId="1D897ADC" w:rsidR="009E5EAC" w:rsidRPr="001E6445" w:rsidRDefault="009E5EAC" w:rsidP="00926624">
      <w:pPr>
        <w:pStyle w:val="Paragraphedeliste"/>
        <w:widowControl w:val="0"/>
        <w:numPr>
          <w:ilvl w:val="1"/>
          <w:numId w:val="33"/>
        </w:numPr>
        <w:autoSpaceDE w:val="0"/>
        <w:autoSpaceDN w:val="0"/>
        <w:spacing w:before="360" w:after="240"/>
        <w:ind w:right="221"/>
        <w:rPr>
          <w:b/>
          <w:bCs/>
        </w:rPr>
      </w:pPr>
      <w:r w:rsidRPr="001E6445">
        <w:rPr>
          <w:b/>
          <w:bCs/>
        </w:rPr>
        <w:t>Ordre contractuel</w:t>
      </w:r>
    </w:p>
    <w:p w14:paraId="1EC2EC6B" w14:textId="77777777" w:rsidR="009E5EAC" w:rsidRPr="009E5EAC" w:rsidRDefault="009E5EAC" w:rsidP="009E5EAC">
      <w:pPr>
        <w:tabs>
          <w:tab w:val="left" w:pos="432"/>
        </w:tabs>
        <w:spacing w:before="120" w:after="120"/>
      </w:pPr>
      <w:r w:rsidRPr="009E5EAC">
        <w:t>Le Contrat est constitué des documents contractuels suivants, indiqués dans un ordre de priorité décroissant :</w:t>
      </w:r>
    </w:p>
    <w:p w14:paraId="60CFE56B" w14:textId="3E3CBAF6" w:rsidR="009E5EAC" w:rsidRPr="009E5EAC" w:rsidRDefault="006105DD" w:rsidP="009E5EAC">
      <w:pPr>
        <w:numPr>
          <w:ilvl w:val="2"/>
          <w:numId w:val="30"/>
        </w:numPr>
        <w:tabs>
          <w:tab w:val="left" w:pos="432"/>
        </w:tabs>
        <w:spacing w:before="120" w:after="120"/>
      </w:pPr>
      <w:r w:rsidRPr="009E5EAC">
        <w:t>Le</w:t>
      </w:r>
      <w:r w:rsidR="009E5EAC" w:rsidRPr="009E5EAC">
        <w:t xml:space="preserve"> présent Contrat ;</w:t>
      </w:r>
    </w:p>
    <w:p w14:paraId="1A5E0932" w14:textId="3ADD5306" w:rsidR="009E5EAC" w:rsidRPr="009E5EAC" w:rsidRDefault="006105DD" w:rsidP="009E5EAC">
      <w:pPr>
        <w:numPr>
          <w:ilvl w:val="2"/>
          <w:numId w:val="30"/>
        </w:numPr>
        <w:tabs>
          <w:tab w:val="left" w:pos="432"/>
        </w:tabs>
        <w:spacing w:before="120" w:after="120"/>
      </w:pPr>
      <w:r w:rsidRPr="009E5EAC">
        <w:t>Ses</w:t>
      </w:r>
      <w:r w:rsidR="009E5EAC" w:rsidRPr="009E5EAC">
        <w:t xml:space="preserve"> annexes.</w:t>
      </w:r>
    </w:p>
    <w:p w14:paraId="48832004" w14:textId="77777777" w:rsidR="009E5EAC" w:rsidRPr="009E5EAC" w:rsidRDefault="009E5EAC" w:rsidP="009E5EAC">
      <w:pPr>
        <w:tabs>
          <w:tab w:val="left" w:pos="432"/>
        </w:tabs>
        <w:spacing w:before="120" w:after="120"/>
      </w:pPr>
      <w:r w:rsidRPr="009E5EAC">
        <w:t>En cas de contradiction entre les différents documents, le document de niveau supérieur prévaudra pour l'obligation en cause.</w:t>
      </w:r>
    </w:p>
    <w:p w14:paraId="0D5E81E0" w14:textId="77777777" w:rsidR="009E5EAC" w:rsidRPr="009E5EAC" w:rsidRDefault="009E5EAC" w:rsidP="00926624">
      <w:pPr>
        <w:pStyle w:val="Paragraphedeliste"/>
        <w:widowControl w:val="0"/>
        <w:numPr>
          <w:ilvl w:val="1"/>
          <w:numId w:val="33"/>
        </w:numPr>
        <w:autoSpaceDE w:val="0"/>
        <w:autoSpaceDN w:val="0"/>
        <w:spacing w:before="360" w:after="240"/>
        <w:ind w:right="221"/>
        <w:rPr>
          <w:b/>
          <w:bCs/>
        </w:rPr>
      </w:pPr>
      <w:r w:rsidRPr="009E5EAC">
        <w:rPr>
          <w:b/>
          <w:bCs/>
        </w:rPr>
        <w:t>Modification du Contrat</w:t>
      </w:r>
    </w:p>
    <w:p w14:paraId="7DA92ECF" w14:textId="77777777" w:rsidR="009E5EAC" w:rsidRPr="009E5EAC" w:rsidRDefault="009E5EAC" w:rsidP="009E5EAC">
      <w:pPr>
        <w:tabs>
          <w:tab w:val="left" w:pos="432"/>
        </w:tabs>
        <w:spacing w:before="120" w:after="120"/>
      </w:pPr>
      <w:r w:rsidRPr="009E5EAC">
        <w:t>Aucun document postérieur, aucune modification du Contrat quelle qu'en soit la forme ne produira d'effet entre les parties sans prendre la forme d'un avenant dûment daté et signé par elles.</w:t>
      </w:r>
    </w:p>
    <w:p w14:paraId="66D9A232" w14:textId="77777777" w:rsidR="009E5EAC" w:rsidRPr="009E5EAC" w:rsidRDefault="009E5EAC" w:rsidP="00926624">
      <w:pPr>
        <w:pStyle w:val="Paragraphedeliste"/>
        <w:widowControl w:val="0"/>
        <w:numPr>
          <w:ilvl w:val="1"/>
          <w:numId w:val="33"/>
        </w:numPr>
        <w:autoSpaceDE w:val="0"/>
        <w:autoSpaceDN w:val="0"/>
        <w:spacing w:before="360" w:after="240"/>
        <w:ind w:right="221"/>
        <w:rPr>
          <w:b/>
          <w:bCs/>
        </w:rPr>
      </w:pPr>
      <w:r w:rsidRPr="009E5EAC">
        <w:rPr>
          <w:b/>
          <w:bCs/>
        </w:rPr>
        <w:t>Imprévision</w:t>
      </w:r>
    </w:p>
    <w:p w14:paraId="463047CF" w14:textId="244AA9CE" w:rsidR="009E5EAC" w:rsidRDefault="009E5EAC" w:rsidP="009E5EAC">
      <w:pPr>
        <w:tabs>
          <w:tab w:val="left" w:pos="432"/>
        </w:tabs>
        <w:spacing w:before="120" w:after="120"/>
      </w:pPr>
      <w:r w:rsidRPr="009E5EAC">
        <w:t>Chaque Partie reconnaît et accepte que les dispositions de l’article 1195 du Code civil ne sont pas applicables au Contrat et qu’elle ne pourra faire aucune demande, ni initier aucune procédure judiciaire, administrative ou arbitrale devant une juridiction, un tribunal arbitral ou une autorité quelconque ayant pour objet ou pour effet de mettre en œuvre ou d’appliquer les dispositions de l’article 1195 du Code civil relatives à l’imprévision contractuelle.</w:t>
      </w:r>
    </w:p>
    <w:p w14:paraId="345FEAD8" w14:textId="77777777" w:rsidR="009E5EAC" w:rsidRPr="009E5EAC" w:rsidRDefault="009E5EAC" w:rsidP="00926624">
      <w:pPr>
        <w:pStyle w:val="Paragraphedeliste"/>
        <w:widowControl w:val="0"/>
        <w:numPr>
          <w:ilvl w:val="1"/>
          <w:numId w:val="33"/>
        </w:numPr>
        <w:autoSpaceDE w:val="0"/>
        <w:autoSpaceDN w:val="0"/>
        <w:spacing w:before="360" w:after="240"/>
        <w:ind w:right="221"/>
        <w:rPr>
          <w:b/>
          <w:bCs/>
        </w:rPr>
      </w:pPr>
      <w:r w:rsidRPr="009E5EAC">
        <w:rPr>
          <w:b/>
          <w:bCs/>
        </w:rPr>
        <w:t>Renonciation</w:t>
      </w:r>
    </w:p>
    <w:p w14:paraId="5EC128A0" w14:textId="77777777" w:rsidR="009E5EAC" w:rsidRPr="009E5EAC" w:rsidRDefault="009E5EAC" w:rsidP="009E5EAC">
      <w:pPr>
        <w:tabs>
          <w:tab w:val="left" w:pos="432"/>
        </w:tabs>
        <w:spacing w:before="120" w:after="120"/>
      </w:pPr>
      <w:r w:rsidRPr="009E5EAC">
        <w:t xml:space="preserve">Le fait que l'une ou l'autre des parties n'exerce pas l'un quelconque de ses droits au titre du Contrat ne saurait emporter renonciation de sa part à son exercice et ne pourra empêcher la </w:t>
      </w:r>
      <w:r w:rsidRPr="009E5EAC">
        <w:lastRenderedPageBreak/>
        <w:t>Partie non défaillante de s'en prévaloir à l'avenir, une telle renonciation ne pouvant procéder que d'une déclaration expresse de la partie concernée.</w:t>
      </w:r>
    </w:p>
    <w:p w14:paraId="469F09B4" w14:textId="77777777" w:rsidR="009E5EAC" w:rsidRPr="009E5EAC" w:rsidRDefault="009E5EAC" w:rsidP="00926624">
      <w:pPr>
        <w:pStyle w:val="Paragraphedeliste"/>
        <w:widowControl w:val="0"/>
        <w:numPr>
          <w:ilvl w:val="1"/>
          <w:numId w:val="33"/>
        </w:numPr>
        <w:autoSpaceDE w:val="0"/>
        <w:autoSpaceDN w:val="0"/>
        <w:spacing w:before="360" w:after="240"/>
        <w:ind w:right="221"/>
        <w:rPr>
          <w:b/>
          <w:bCs/>
        </w:rPr>
      </w:pPr>
      <w:r w:rsidRPr="009E5EAC">
        <w:rPr>
          <w:b/>
          <w:bCs/>
        </w:rPr>
        <w:t>Validité</w:t>
      </w:r>
    </w:p>
    <w:p w14:paraId="5E44274A" w14:textId="13B4C203" w:rsidR="009E5EAC" w:rsidRDefault="009E5EAC" w:rsidP="009E5EAC">
      <w:pPr>
        <w:tabs>
          <w:tab w:val="left" w:pos="432"/>
        </w:tabs>
        <w:spacing w:before="120" w:after="120"/>
      </w:pPr>
      <w:r w:rsidRPr="009E5EAC">
        <w:t>Si l'une quelconque des stipulations du présent Contrat s'avérait nulle au regard d'une règle de droit en vigueur ou d'une décision judiciaire devenue définitive, elle serait alors réputée non écrite, sans pour autant entraîner la nullité du contrat ni altérer la validité de ses autres dispositions.</w:t>
      </w:r>
    </w:p>
    <w:p w14:paraId="22C6D4DE" w14:textId="77BDD855" w:rsidR="000C5056" w:rsidRDefault="000C5056" w:rsidP="000C5056">
      <w:pPr>
        <w:tabs>
          <w:tab w:val="left" w:pos="432"/>
        </w:tabs>
        <w:spacing w:before="120" w:after="120"/>
      </w:pPr>
    </w:p>
    <w:p w14:paraId="799A3F33" w14:textId="19AF3187" w:rsidR="0030449A" w:rsidRPr="0030449A" w:rsidRDefault="0030449A" w:rsidP="0030449A">
      <w:pPr>
        <w:spacing w:before="120" w:after="240"/>
        <w:rPr>
          <w:b/>
        </w:rPr>
      </w:pPr>
      <w:r w:rsidRPr="0030449A">
        <w:rPr>
          <w:b/>
        </w:rPr>
        <w:t xml:space="preserve">ARTICLE </w:t>
      </w:r>
      <w:r w:rsidR="004103BB">
        <w:rPr>
          <w:b/>
        </w:rPr>
        <w:t>20</w:t>
      </w:r>
      <w:r w:rsidRPr="0030449A">
        <w:rPr>
          <w:b/>
        </w:rPr>
        <w:t>. – REGLEMENT DES LITIGES</w:t>
      </w:r>
    </w:p>
    <w:p w14:paraId="3590F893" w14:textId="77777777" w:rsidR="0030449A" w:rsidRPr="0030449A" w:rsidRDefault="0030449A" w:rsidP="0030449A">
      <w:pPr>
        <w:tabs>
          <w:tab w:val="left" w:pos="432"/>
        </w:tabs>
        <w:spacing w:before="120" w:after="120"/>
      </w:pPr>
      <w:r w:rsidRPr="0030449A">
        <w:t>Le Contrat est exécuté de bonne foi.</w:t>
      </w:r>
    </w:p>
    <w:p w14:paraId="159CECE2" w14:textId="77777777" w:rsidR="0030449A" w:rsidRPr="0030449A" w:rsidRDefault="0030449A" w:rsidP="0030449A">
      <w:pPr>
        <w:tabs>
          <w:tab w:val="left" w:pos="432"/>
        </w:tabs>
        <w:spacing w:before="120" w:after="120"/>
      </w:pPr>
      <w:r w:rsidRPr="0030449A">
        <w:t>Tout litige lié à l’exécution du Contrat donne lieu à la recherche d’un accord amiable entre les Parties, avant toute saisine de la juridiction compétente.</w:t>
      </w:r>
    </w:p>
    <w:p w14:paraId="40384689" w14:textId="77777777" w:rsidR="0030449A" w:rsidRPr="0030449A" w:rsidRDefault="0030449A" w:rsidP="0030449A">
      <w:pPr>
        <w:tabs>
          <w:tab w:val="left" w:pos="432"/>
        </w:tabs>
        <w:spacing w:before="120" w:after="120"/>
      </w:pPr>
      <w:r w:rsidRPr="0030449A">
        <w:t>A défaut d’accord dans les trente (30) jours suivant les premiers échanges, qui doivent avoir lieu par lettre recommandée avec accusé de réception, ou la première réunion à cette fin, la plus diligente des Parties peut saisir la juridiction compétente en vue du règlement du litige.</w:t>
      </w:r>
    </w:p>
    <w:p w14:paraId="49F6C498" w14:textId="77777777" w:rsidR="0030449A" w:rsidRPr="0030449A" w:rsidRDefault="0030449A" w:rsidP="0030449A">
      <w:pPr>
        <w:tabs>
          <w:tab w:val="left" w:pos="432"/>
        </w:tabs>
        <w:spacing w:before="120" w:after="120"/>
      </w:pPr>
      <w:r w:rsidRPr="0030449A">
        <w:t xml:space="preserve">Cette compétence juridictionnelle est déterminée conformément aux dispositions de l’article 46 du Code de Procédure civile, aux termes duquel </w:t>
      </w:r>
      <w:r w:rsidRPr="0030449A">
        <w:rPr>
          <w:i/>
        </w:rPr>
        <w:t>« Le demandeur peut saisir à son choix, outre la juridiction du lieu où demeure le défendeur : en matière contractuelle, la juridiction du lieu de la livraison effective de la chose ou du lieu de l'exécution de la prestation de service »</w:t>
      </w:r>
      <w:r w:rsidRPr="0030449A">
        <w:t>.</w:t>
      </w:r>
    </w:p>
    <w:p w14:paraId="3ED8EC6E" w14:textId="77777777" w:rsidR="0030449A" w:rsidRPr="0030449A" w:rsidRDefault="0030449A" w:rsidP="0030449A">
      <w:pPr>
        <w:tabs>
          <w:tab w:val="left" w:pos="432"/>
        </w:tabs>
        <w:spacing w:before="120" w:after="120"/>
      </w:pPr>
      <w:r w:rsidRPr="0030449A">
        <w:t>La saisine de la juridiction compétente n’exclut pas la poursuite des négociations en vue du règlement amiable du litige.</w:t>
      </w:r>
    </w:p>
    <w:p w14:paraId="49212772" w14:textId="17F30FEA" w:rsidR="0030449A" w:rsidRDefault="0030449A" w:rsidP="000C5056">
      <w:pPr>
        <w:tabs>
          <w:tab w:val="left" w:pos="432"/>
        </w:tabs>
        <w:spacing w:before="120" w:after="120"/>
      </w:pPr>
    </w:p>
    <w:p w14:paraId="4F6BF901" w14:textId="6A1D0F60" w:rsidR="0030449A" w:rsidRPr="0030449A" w:rsidRDefault="0030449A" w:rsidP="0030449A">
      <w:pPr>
        <w:spacing w:before="120" w:after="240"/>
        <w:rPr>
          <w:b/>
        </w:rPr>
      </w:pPr>
      <w:r w:rsidRPr="0030449A">
        <w:rPr>
          <w:b/>
        </w:rPr>
        <w:t xml:space="preserve">ARTICLE </w:t>
      </w:r>
      <w:r w:rsidR="0032236B">
        <w:rPr>
          <w:b/>
        </w:rPr>
        <w:t>2</w:t>
      </w:r>
      <w:r w:rsidR="004103BB">
        <w:rPr>
          <w:b/>
        </w:rPr>
        <w:t>1</w:t>
      </w:r>
      <w:r w:rsidRPr="0030449A">
        <w:rPr>
          <w:b/>
        </w:rPr>
        <w:t>. – ELECTION DE DOMICILE POUR L’EXECUTION DU CONTRAT ET DE SES SUITES</w:t>
      </w:r>
    </w:p>
    <w:p w14:paraId="37D62D24" w14:textId="77777777" w:rsidR="0030449A" w:rsidRPr="0030449A" w:rsidRDefault="0030449A" w:rsidP="0030449A">
      <w:pPr>
        <w:tabs>
          <w:tab w:val="left" w:pos="432"/>
        </w:tabs>
        <w:spacing w:before="120" w:after="120"/>
      </w:pPr>
      <w:r w:rsidRPr="0030449A">
        <w:t>Les Parties font élection de domicile en leur siège et lieu de résidence respectifs.</w:t>
      </w:r>
    </w:p>
    <w:p w14:paraId="2E8E7EE4" w14:textId="68197785" w:rsidR="0030449A" w:rsidRPr="0030449A" w:rsidRDefault="0030449A" w:rsidP="0030449A">
      <w:pPr>
        <w:numPr>
          <w:ilvl w:val="0"/>
          <w:numId w:val="32"/>
        </w:numPr>
        <w:tabs>
          <w:tab w:val="left" w:pos="432"/>
        </w:tabs>
        <w:spacing w:before="120" w:after="120"/>
        <w:ind w:left="284" w:hanging="142"/>
      </w:pPr>
      <w:r w:rsidRPr="0030449A">
        <w:t xml:space="preserve">Pour </w:t>
      </w:r>
      <w:r w:rsidR="008941BA">
        <w:t>le Bénéficiaire</w:t>
      </w:r>
      <w:r w:rsidR="003E3BDA" w:rsidRPr="0030449A">
        <w:t xml:space="preserve"> </w:t>
      </w:r>
      <w:r w:rsidRPr="0030449A">
        <w:t>toute correspondance sera ainsi envoyée à l’adresse suivante :</w:t>
      </w:r>
    </w:p>
    <w:p w14:paraId="645B8719" w14:textId="77777777" w:rsidR="005536F5" w:rsidRDefault="005536F5" w:rsidP="0030449A">
      <w:pPr>
        <w:tabs>
          <w:tab w:val="left" w:pos="432"/>
        </w:tabs>
        <w:spacing w:before="120" w:after="120"/>
        <w:jc w:val="center"/>
        <w:rPr>
          <w:highlight w:val="yellow"/>
        </w:rPr>
      </w:pPr>
    </w:p>
    <w:p w14:paraId="67D9C04D" w14:textId="23B6DB19" w:rsidR="003E3BDA" w:rsidDel="0065289E" w:rsidRDefault="0065289E" w:rsidP="0065289E">
      <w:pPr>
        <w:tabs>
          <w:tab w:val="left" w:pos="432"/>
        </w:tabs>
        <w:spacing w:before="120" w:after="120"/>
        <w:jc w:val="center"/>
        <w:rPr>
          <w:del w:id="37" w:author="CAILLAUD Alexis" w:date="2026-09-16T17:16:00Z" w16du:dateUtc="2026-09-16T15:16:00Z"/>
        </w:rPr>
      </w:pPr>
      <w:ins w:id="38" w:author="CAILLAUD Alexis" w:date="2026-09-16T17:16:00Z" w16du:dateUtc="2026-09-16T15:16:00Z">
        <w:r>
          <w:t>SNC 136 Avenue d’Aquitaine</w:t>
        </w:r>
      </w:ins>
      <w:del w:id="39" w:author="CAILLAUD Alexis" w:date="2026-09-16T17:16:00Z" w16du:dateUtc="2026-09-16T15:16:00Z">
        <w:r w:rsidR="004103BB" w:rsidRPr="004103BB" w:rsidDel="0065289E">
          <w:rPr>
            <w:highlight w:val="yellow"/>
          </w:rPr>
          <w:delText>XXX</w:delText>
        </w:r>
      </w:del>
    </w:p>
    <w:p w14:paraId="152ED3A2" w14:textId="471614EC" w:rsidR="0065289E" w:rsidRDefault="0065289E">
      <w:pPr>
        <w:tabs>
          <w:tab w:val="left" w:pos="432"/>
        </w:tabs>
        <w:spacing w:before="120" w:after="120"/>
        <w:jc w:val="center"/>
        <w:rPr>
          <w:ins w:id="40" w:author="CAILLAUD Alexis" w:date="2026-09-16T17:17:00Z" w16du:dateUtc="2026-09-16T15:17:00Z"/>
        </w:rPr>
        <w:pPrChange w:id="41" w:author="CAILLAUD Alexis" w:date="2026-09-16T17:17:00Z" w16du:dateUtc="2026-09-16T15:17:00Z">
          <w:pPr>
            <w:tabs>
              <w:tab w:val="left" w:pos="432"/>
            </w:tabs>
            <w:spacing w:before="120" w:after="120"/>
          </w:pPr>
        </w:pPrChange>
      </w:pPr>
      <w:ins w:id="42" w:author="CAILLAUD Alexis" w:date="2026-09-16T17:17:00Z" w16du:dateUtc="2026-09-16T15:17:00Z">
        <w:r>
          <w:t>20-24 avenue de Canteranne,</w:t>
        </w:r>
      </w:ins>
    </w:p>
    <w:p w14:paraId="08439921" w14:textId="49171288" w:rsidR="005A6076" w:rsidRPr="0030449A" w:rsidRDefault="0065289E">
      <w:pPr>
        <w:tabs>
          <w:tab w:val="left" w:pos="432"/>
        </w:tabs>
        <w:spacing w:before="120" w:after="120"/>
        <w:jc w:val="center"/>
        <w:pPrChange w:id="43" w:author="CAILLAUD Alexis" w:date="2026-09-16T17:17:00Z" w16du:dateUtc="2026-09-16T15:17:00Z">
          <w:pPr>
            <w:tabs>
              <w:tab w:val="left" w:pos="432"/>
            </w:tabs>
            <w:spacing w:before="120" w:after="120"/>
          </w:pPr>
        </w:pPrChange>
      </w:pPr>
      <w:ins w:id="44" w:author="CAILLAUD Alexis" w:date="2026-09-16T17:17:00Z" w16du:dateUtc="2026-09-16T15:17:00Z">
        <w:r>
          <w:t>33600 PESSAC</w:t>
        </w:r>
      </w:ins>
    </w:p>
    <w:p w14:paraId="34BF9A81" w14:textId="77777777" w:rsidR="0030449A" w:rsidRDefault="0030449A" w:rsidP="0030449A">
      <w:pPr>
        <w:numPr>
          <w:ilvl w:val="0"/>
          <w:numId w:val="32"/>
        </w:numPr>
        <w:tabs>
          <w:tab w:val="left" w:pos="432"/>
        </w:tabs>
        <w:spacing w:before="120" w:after="120"/>
        <w:ind w:left="284" w:hanging="142"/>
      </w:pPr>
      <w:r w:rsidRPr="0030449A">
        <w:t xml:space="preserve">Pour CDC Biodiversité, toute correspondance sera ainsi envoyée à l’adresse suivante : </w:t>
      </w:r>
    </w:p>
    <w:p w14:paraId="2F331A9C" w14:textId="7AFF71D9" w:rsidR="0030449A" w:rsidRPr="0030449A" w:rsidRDefault="0030449A" w:rsidP="0030449A">
      <w:pPr>
        <w:tabs>
          <w:tab w:val="left" w:pos="432"/>
        </w:tabs>
        <w:spacing w:before="120" w:after="120"/>
        <w:jc w:val="center"/>
      </w:pPr>
      <w:r w:rsidRPr="0030449A">
        <w:t>CDC Biodiversité</w:t>
      </w:r>
    </w:p>
    <w:p w14:paraId="5413E9C2" w14:textId="4BF6FB0E" w:rsidR="00C611B3" w:rsidRPr="000D37EF" w:rsidRDefault="0032236B" w:rsidP="001E5711">
      <w:pPr>
        <w:pStyle w:val="Paragraphedeliste"/>
        <w:tabs>
          <w:tab w:val="left" w:pos="432"/>
        </w:tabs>
        <w:suppressAutoHyphens/>
        <w:spacing w:before="120" w:after="120"/>
        <w:ind w:left="929"/>
        <w:contextualSpacing/>
        <w:rPr>
          <w:rFonts w:eastAsia="Arial" w:cstheme="minorHAnsi"/>
        </w:rPr>
      </w:pPr>
      <w:r>
        <w:rPr>
          <w:rFonts w:eastAsia="Arial" w:cstheme="minorHAnsi"/>
        </w:rPr>
        <w:tab/>
      </w:r>
      <w:r>
        <w:rPr>
          <w:rFonts w:eastAsia="Arial" w:cstheme="minorHAnsi"/>
        </w:rPr>
        <w:tab/>
      </w:r>
      <w:r>
        <w:rPr>
          <w:rFonts w:eastAsia="Arial" w:cstheme="minorHAnsi"/>
        </w:rPr>
        <w:tab/>
      </w:r>
      <w:r>
        <w:rPr>
          <w:rFonts w:eastAsia="Arial" w:cstheme="minorHAnsi"/>
        </w:rPr>
        <w:tab/>
      </w:r>
      <w:r w:rsidR="00C611B3" w:rsidRPr="000D37EF">
        <w:rPr>
          <w:rFonts w:eastAsia="Arial" w:cstheme="minorHAnsi"/>
        </w:rPr>
        <w:t>141 avenue de Clichy</w:t>
      </w:r>
    </w:p>
    <w:p w14:paraId="1AFB8734" w14:textId="26522934" w:rsidR="00C611B3" w:rsidRPr="000D37EF" w:rsidRDefault="0032236B" w:rsidP="001E5711">
      <w:pPr>
        <w:pStyle w:val="Paragraphedeliste"/>
        <w:tabs>
          <w:tab w:val="left" w:pos="432"/>
        </w:tabs>
        <w:suppressAutoHyphens/>
        <w:spacing w:before="120" w:after="120"/>
        <w:ind w:left="929"/>
        <w:rPr>
          <w:rFonts w:eastAsia="Arial" w:cstheme="minorHAnsi"/>
        </w:rPr>
      </w:pPr>
      <w:r>
        <w:rPr>
          <w:rFonts w:eastAsia="Arial" w:cstheme="minorHAnsi"/>
        </w:rPr>
        <w:tab/>
      </w:r>
      <w:r>
        <w:rPr>
          <w:rFonts w:eastAsia="Arial" w:cstheme="minorHAnsi"/>
        </w:rPr>
        <w:tab/>
      </w:r>
      <w:r>
        <w:rPr>
          <w:rFonts w:eastAsia="Arial" w:cstheme="minorHAnsi"/>
        </w:rPr>
        <w:tab/>
      </w:r>
      <w:r>
        <w:rPr>
          <w:rFonts w:eastAsia="Arial" w:cstheme="minorHAnsi"/>
        </w:rPr>
        <w:tab/>
        <w:t xml:space="preserve">       </w:t>
      </w:r>
      <w:r w:rsidR="00C611B3" w:rsidRPr="000D37EF">
        <w:rPr>
          <w:rFonts w:eastAsia="Arial" w:cstheme="minorHAnsi"/>
        </w:rPr>
        <w:t>75017 PARIS</w:t>
      </w:r>
    </w:p>
    <w:p w14:paraId="57EAABB5" w14:textId="77777777" w:rsidR="00C15B59" w:rsidRDefault="00C15B59" w:rsidP="00C15B59">
      <w:pPr>
        <w:spacing w:after="0"/>
      </w:pPr>
      <w:bookmarkStart w:id="45" w:name="_Toc426644928"/>
    </w:p>
    <w:bookmarkEnd w:id="45"/>
    <w:p w14:paraId="0E6ACD0D" w14:textId="77777777" w:rsidR="00C15B59" w:rsidRPr="00C15B59" w:rsidRDefault="00C15B59" w:rsidP="00C15B59">
      <w:pPr>
        <w:spacing w:after="0"/>
      </w:pPr>
    </w:p>
    <w:p w14:paraId="449DE5C2" w14:textId="2384DBDE" w:rsidR="002539F7" w:rsidRPr="00917102" w:rsidRDefault="002539F7" w:rsidP="00313705">
      <w:pPr>
        <w:tabs>
          <w:tab w:val="left" w:pos="426"/>
          <w:tab w:val="left" w:pos="786"/>
        </w:tabs>
        <w:spacing w:before="120" w:after="120"/>
        <w:rPr>
          <w:szCs w:val="22"/>
        </w:rPr>
      </w:pPr>
      <w:r w:rsidRPr="00917102">
        <w:rPr>
          <w:szCs w:val="22"/>
        </w:rPr>
        <w:t xml:space="preserve">Fait à </w:t>
      </w:r>
      <w:del w:id="46" w:author="CAILLAUD Alexis" w:date="2026-09-25T16:20:00Z" w16du:dateUtc="2026-09-25T14:20:00Z">
        <w:r w:rsidR="008327BB" w:rsidDel="00420C66">
          <w:rPr>
            <w:szCs w:val="22"/>
          </w:rPr>
          <w:delText>……………………………………</w:delText>
        </w:r>
        <w:r w:rsidRPr="00917102" w:rsidDel="00420C66">
          <w:rPr>
            <w:szCs w:val="22"/>
          </w:rPr>
          <w:delText xml:space="preserve">, </w:delText>
        </w:r>
      </w:del>
      <w:ins w:id="47" w:author="CAILLAUD Alexis" w:date="2026-09-25T16:20:00Z" w16du:dateUtc="2026-09-25T14:20:00Z">
        <w:r w:rsidR="00420C66">
          <w:rPr>
            <w:szCs w:val="22"/>
          </w:rPr>
          <w:t>Pessac</w:t>
        </w:r>
        <w:r w:rsidR="00420C66" w:rsidRPr="00917102">
          <w:rPr>
            <w:szCs w:val="22"/>
          </w:rPr>
          <w:t xml:space="preserve">, </w:t>
        </w:r>
      </w:ins>
      <w:r w:rsidRPr="00917102">
        <w:rPr>
          <w:szCs w:val="22"/>
        </w:rPr>
        <w:t xml:space="preserve">le </w:t>
      </w:r>
      <w:del w:id="48" w:author="CAILLAUD Alexis" w:date="2026-09-25T16:20:00Z" w16du:dateUtc="2026-09-25T14:20:00Z">
        <w:r w:rsidR="00364AF8" w:rsidDel="00420C66">
          <w:rPr>
            <w:szCs w:val="22"/>
          </w:rPr>
          <w:delText>……………</w:delText>
        </w:r>
        <w:r w:rsidR="008327BB" w:rsidDel="00420C66">
          <w:rPr>
            <w:szCs w:val="22"/>
          </w:rPr>
          <w:delText>…</w:delText>
        </w:r>
        <w:r w:rsidR="00364AF8" w:rsidDel="00420C66">
          <w:rPr>
            <w:szCs w:val="22"/>
          </w:rPr>
          <w:delText>…….</w:delText>
        </w:r>
      </w:del>
      <w:ins w:id="49" w:author="CAILLAUD Alexis" w:date="2026-09-25T16:20:00Z" w16du:dateUtc="2026-09-25T14:20:00Z">
        <w:r w:rsidR="00420C66">
          <w:rPr>
            <w:szCs w:val="22"/>
          </w:rPr>
          <w:t>25 septemb</w:t>
        </w:r>
      </w:ins>
      <w:ins w:id="50" w:author="CAILLAUD Alexis" w:date="2026-09-25T16:21:00Z" w16du:dateUtc="2026-09-25T14:21:00Z">
        <w:r w:rsidR="00420C66">
          <w:rPr>
            <w:szCs w:val="22"/>
          </w:rPr>
          <w:t>re 2026</w:t>
        </w:r>
      </w:ins>
    </w:p>
    <w:p w14:paraId="78842B2D" w14:textId="77777777" w:rsidR="00D92E69" w:rsidRPr="00917102" w:rsidRDefault="00D92E69" w:rsidP="00313705">
      <w:pPr>
        <w:tabs>
          <w:tab w:val="left" w:pos="426"/>
          <w:tab w:val="left" w:pos="786"/>
        </w:tabs>
        <w:spacing w:before="120" w:after="120"/>
        <w:rPr>
          <w:szCs w:val="22"/>
        </w:rPr>
      </w:pPr>
    </w:p>
    <w:p w14:paraId="0179462D" w14:textId="453F1AAA" w:rsidR="00B945A0" w:rsidRPr="00917102" w:rsidRDefault="002539F7" w:rsidP="00313705">
      <w:pPr>
        <w:tabs>
          <w:tab w:val="left" w:pos="426"/>
          <w:tab w:val="left" w:pos="786"/>
        </w:tabs>
        <w:spacing w:before="120" w:after="120"/>
        <w:rPr>
          <w:szCs w:val="22"/>
        </w:rPr>
      </w:pPr>
      <w:del w:id="51" w:author="CAILLAUD Alexis" w:date="2026-09-25T16:21:00Z" w16du:dateUtc="2026-09-25T14:21:00Z">
        <w:r w:rsidRPr="00917102" w:rsidDel="00FE480A">
          <w:rPr>
            <w:szCs w:val="22"/>
          </w:rPr>
          <w:delText xml:space="preserve">En deux </w:delText>
        </w:r>
        <w:r w:rsidR="00364AF8" w:rsidDel="00FE480A">
          <w:rPr>
            <w:szCs w:val="22"/>
          </w:rPr>
          <w:delText xml:space="preserve">(2) </w:delText>
        </w:r>
        <w:r w:rsidRPr="00917102" w:rsidDel="00FE480A">
          <w:rPr>
            <w:szCs w:val="22"/>
          </w:rPr>
          <w:delText xml:space="preserve">exemplaires, dont un </w:delText>
        </w:r>
        <w:r w:rsidR="00364AF8" w:rsidDel="00FE480A">
          <w:rPr>
            <w:szCs w:val="22"/>
          </w:rPr>
          <w:delText xml:space="preserve">(1) </w:delText>
        </w:r>
        <w:r w:rsidRPr="00917102" w:rsidDel="00FE480A">
          <w:rPr>
            <w:szCs w:val="22"/>
          </w:rPr>
          <w:delText xml:space="preserve">pour chacune des Parties. </w:delText>
        </w:r>
      </w:del>
      <w:ins w:id="52" w:author="CAILLAUD Alexis" w:date="2026-09-25T16:21:00Z" w16du:dateUtc="2026-09-25T14:21:00Z">
        <w:r w:rsidR="00FE480A">
          <w:rPr>
            <w:szCs w:val="22"/>
          </w:rPr>
          <w:t xml:space="preserve">Signé électroniquement. </w:t>
        </w:r>
      </w:ins>
    </w:p>
    <w:p w14:paraId="2485E452" w14:textId="77777777" w:rsidR="0036686D" w:rsidRPr="00917102" w:rsidRDefault="0036686D" w:rsidP="00313705">
      <w:pPr>
        <w:tabs>
          <w:tab w:val="left" w:pos="426"/>
          <w:tab w:val="left" w:pos="786"/>
        </w:tabs>
        <w:spacing w:before="120" w:after="120"/>
        <w:rPr>
          <w:szCs w:val="22"/>
        </w:rPr>
      </w:pPr>
    </w:p>
    <w:p w14:paraId="60408C31" w14:textId="1D51FB91" w:rsidR="003C463E" w:rsidRPr="003A4070" w:rsidRDefault="00CE56BE" w:rsidP="003A4070">
      <w:pPr>
        <w:tabs>
          <w:tab w:val="left" w:pos="432"/>
        </w:tabs>
        <w:spacing w:before="120" w:after="120"/>
      </w:pPr>
      <w:r>
        <w:rPr>
          <w:szCs w:val="22"/>
        </w:rPr>
        <w:tab/>
      </w:r>
      <w:r>
        <w:rPr>
          <w:szCs w:val="22"/>
        </w:rPr>
        <w:tab/>
        <w:t xml:space="preserve">       </w:t>
      </w:r>
      <w:r w:rsidR="00F61E44" w:rsidRPr="00917102">
        <w:rPr>
          <w:szCs w:val="22"/>
        </w:rPr>
        <w:t xml:space="preserve">Pour </w:t>
      </w:r>
      <w:r>
        <w:t>le Bénéficiaire</w:t>
      </w:r>
      <w:r w:rsidR="003A4070" w:rsidRPr="005536F5">
        <w:t xml:space="preserve"> </w:t>
      </w:r>
      <w:r w:rsidR="003A4070">
        <w:tab/>
      </w:r>
      <w:r w:rsidR="003A4070">
        <w:tab/>
        <w:t xml:space="preserve">    </w:t>
      </w:r>
      <w:r>
        <w:t xml:space="preserve">                      </w:t>
      </w:r>
      <w:r w:rsidR="00F61E44" w:rsidRPr="00917102">
        <w:rPr>
          <w:szCs w:val="22"/>
        </w:rPr>
        <w:t xml:space="preserve">Pour </w:t>
      </w:r>
      <w:r w:rsidR="00F61E44" w:rsidRPr="00364AF8">
        <w:rPr>
          <w:smallCaps/>
          <w:szCs w:val="22"/>
        </w:rPr>
        <w:t>CDC B</w:t>
      </w:r>
      <w:r w:rsidR="000439D9">
        <w:rPr>
          <w:smallCaps/>
          <w:szCs w:val="22"/>
        </w:rPr>
        <w:t>IODIVERSITE</w:t>
      </w:r>
    </w:p>
    <w:p w14:paraId="61CBB7EC" w14:textId="5CF40936" w:rsidR="00F61E44" w:rsidRPr="003D71CE" w:rsidRDefault="004103BB" w:rsidP="005A6076">
      <w:pPr>
        <w:tabs>
          <w:tab w:val="left" w:pos="284"/>
          <w:tab w:val="left" w:pos="5245"/>
        </w:tabs>
        <w:spacing w:after="120"/>
        <w:jc w:val="center"/>
        <w:rPr>
          <w:szCs w:val="22"/>
        </w:rPr>
      </w:pPr>
      <w:r>
        <w:rPr>
          <w:b/>
          <w:szCs w:val="22"/>
        </w:rPr>
        <w:t xml:space="preserve">                    </w:t>
      </w:r>
      <w:r w:rsidR="00704245">
        <w:rPr>
          <w:b/>
          <w:szCs w:val="22"/>
        </w:rPr>
        <w:t xml:space="preserve">     </w:t>
      </w:r>
      <w:del w:id="53" w:author="CAILLAUD Alexis" w:date="2026-09-16T17:17:00Z" w16du:dateUtc="2026-09-16T15:17:00Z">
        <w:r w:rsidDel="0065289E">
          <w:rPr>
            <w:b/>
            <w:szCs w:val="22"/>
          </w:rPr>
          <w:delText>XXXX</w:delText>
        </w:r>
      </w:del>
      <w:ins w:id="54" w:author="CAILLAUD Alexis" w:date="2026-09-16T17:17:00Z" w16du:dateUtc="2026-09-16T15:17:00Z">
        <w:r w:rsidR="0065289E">
          <w:rPr>
            <w:b/>
            <w:szCs w:val="22"/>
          </w:rPr>
          <w:t>Monsieur Alexis CAILLAUD</w:t>
        </w:r>
      </w:ins>
      <w:r w:rsidR="00DC0CD6" w:rsidRPr="003D71CE">
        <w:rPr>
          <w:szCs w:val="22"/>
        </w:rPr>
        <w:tab/>
      </w:r>
      <w:r w:rsidR="00A24036">
        <w:rPr>
          <w:b/>
          <w:szCs w:val="22"/>
        </w:rPr>
        <w:t>Madame Marianne LOURADOUR</w:t>
      </w:r>
    </w:p>
    <w:p w14:paraId="5F5BC528" w14:textId="04916A0E" w:rsidR="00F61E44" w:rsidRPr="00462428" w:rsidRDefault="005A6076" w:rsidP="00D32D3D">
      <w:pPr>
        <w:tabs>
          <w:tab w:val="left" w:pos="284"/>
          <w:tab w:val="left" w:pos="5812"/>
        </w:tabs>
        <w:spacing w:after="120"/>
        <w:ind w:left="5808" w:hanging="5808"/>
        <w:jc w:val="center"/>
        <w:rPr>
          <w:szCs w:val="22"/>
        </w:rPr>
      </w:pPr>
      <w:r>
        <w:rPr>
          <w:szCs w:val="22"/>
        </w:rPr>
        <w:t xml:space="preserve">             </w:t>
      </w:r>
      <w:r w:rsidR="001D2149">
        <w:rPr>
          <w:szCs w:val="22"/>
        </w:rPr>
        <w:t xml:space="preserve"> </w:t>
      </w:r>
      <w:del w:id="55" w:author="CAILLAUD Alexis" w:date="2026-09-16T17:17:00Z" w16du:dateUtc="2026-09-16T15:17:00Z">
        <w:r w:rsidR="004103BB" w:rsidDel="0065289E">
          <w:rPr>
            <w:szCs w:val="22"/>
          </w:rPr>
          <w:delText>xxxx</w:delText>
        </w:r>
      </w:del>
      <w:ins w:id="56" w:author="CAILLAUD Alexis" w:date="2026-09-16T17:17:00Z" w16du:dateUtc="2026-09-16T15:17:00Z">
        <w:r w:rsidR="0065289E">
          <w:rPr>
            <w:szCs w:val="22"/>
          </w:rPr>
          <w:t>Directeur de Program</w:t>
        </w:r>
      </w:ins>
      <w:ins w:id="57" w:author="CAILLAUD Alexis" w:date="2026-09-16T17:18:00Z" w16du:dateUtc="2026-09-16T15:18:00Z">
        <w:r w:rsidR="0065289E">
          <w:rPr>
            <w:szCs w:val="22"/>
          </w:rPr>
          <w:t>mes</w:t>
        </w:r>
      </w:ins>
      <w:r w:rsidR="008B497F" w:rsidRPr="003D71CE">
        <w:rPr>
          <w:szCs w:val="22"/>
        </w:rPr>
        <w:tab/>
      </w:r>
      <w:r w:rsidR="00C611B3">
        <w:rPr>
          <w:szCs w:val="22"/>
        </w:rPr>
        <w:t>Présidente</w:t>
      </w:r>
    </w:p>
    <w:p w14:paraId="5EA77A01" w14:textId="51B71EE2" w:rsidR="0036686D" w:rsidRDefault="0036686D" w:rsidP="00B23A9E">
      <w:pPr>
        <w:tabs>
          <w:tab w:val="left" w:pos="426"/>
          <w:tab w:val="left" w:pos="786"/>
        </w:tabs>
        <w:spacing w:before="120" w:after="120"/>
        <w:jc w:val="right"/>
        <w:rPr>
          <w:szCs w:val="22"/>
        </w:rPr>
      </w:pPr>
    </w:p>
    <w:p w14:paraId="42ED883A" w14:textId="77777777" w:rsidR="005A6076" w:rsidRDefault="005A6076" w:rsidP="00953B2E">
      <w:pPr>
        <w:spacing w:before="120" w:after="120"/>
        <w:jc w:val="center"/>
        <w:rPr>
          <w:b/>
          <w:u w:val="single"/>
        </w:rPr>
      </w:pPr>
    </w:p>
    <w:p w14:paraId="3C38AE8E" w14:textId="77777777" w:rsidR="005A6076" w:rsidRDefault="005A6076" w:rsidP="00953B2E">
      <w:pPr>
        <w:spacing w:before="120" w:after="120"/>
        <w:jc w:val="center"/>
        <w:rPr>
          <w:b/>
          <w:u w:val="single"/>
        </w:rPr>
      </w:pPr>
    </w:p>
    <w:p w14:paraId="05391F6C" w14:textId="77777777" w:rsidR="009208BE" w:rsidRDefault="009208BE" w:rsidP="00953B2E">
      <w:pPr>
        <w:spacing w:before="120" w:after="120"/>
        <w:jc w:val="center"/>
        <w:rPr>
          <w:b/>
          <w:u w:val="single"/>
        </w:rPr>
      </w:pPr>
    </w:p>
    <w:p w14:paraId="557F7B1A" w14:textId="77777777" w:rsidR="005A6076" w:rsidRDefault="005A6076" w:rsidP="00953B2E">
      <w:pPr>
        <w:spacing w:before="120" w:after="120"/>
        <w:jc w:val="center"/>
        <w:rPr>
          <w:b/>
          <w:u w:val="single"/>
        </w:rPr>
      </w:pPr>
    </w:p>
    <w:p w14:paraId="5A005679" w14:textId="11AA8365" w:rsidR="00427001" w:rsidRDefault="00882ED8" w:rsidP="00953B2E">
      <w:pPr>
        <w:spacing w:before="120" w:after="120"/>
        <w:jc w:val="center"/>
        <w:rPr>
          <w:b/>
          <w:u w:val="single"/>
        </w:rPr>
      </w:pPr>
      <w:r>
        <w:rPr>
          <w:b/>
          <w:u w:val="single"/>
        </w:rPr>
        <w:t>A</w:t>
      </w:r>
      <w:r w:rsidR="0036686D" w:rsidRPr="00953B2E">
        <w:rPr>
          <w:b/>
          <w:u w:val="single"/>
        </w:rPr>
        <w:t>nnexe</w:t>
      </w:r>
      <w:r w:rsidR="007629F4" w:rsidRPr="00953B2E">
        <w:rPr>
          <w:b/>
          <w:u w:val="single"/>
        </w:rPr>
        <w:t>s</w:t>
      </w:r>
    </w:p>
    <w:p w14:paraId="1DB241E5" w14:textId="77777777" w:rsidR="00953B2E" w:rsidRPr="00953B2E" w:rsidRDefault="00953B2E" w:rsidP="00953B2E">
      <w:pPr>
        <w:spacing w:before="120" w:after="120"/>
        <w:jc w:val="center"/>
        <w:rPr>
          <w:b/>
          <w:u w:val="single"/>
        </w:rPr>
      </w:pPr>
    </w:p>
    <w:p w14:paraId="63870A9C" w14:textId="49BA9E20" w:rsidR="00C611B3" w:rsidRDefault="004F2119" w:rsidP="00C611B3">
      <w:pPr>
        <w:pStyle w:val="Paragraphedeliste"/>
        <w:numPr>
          <w:ilvl w:val="0"/>
          <w:numId w:val="9"/>
        </w:numPr>
        <w:tabs>
          <w:tab w:val="left" w:pos="426"/>
          <w:tab w:val="left" w:pos="851"/>
        </w:tabs>
        <w:spacing w:before="120" w:after="120"/>
        <w:ind w:hanging="498"/>
        <w:jc w:val="both"/>
      </w:pPr>
      <w:r w:rsidRPr="004F2119">
        <w:t xml:space="preserve">Annexe </w:t>
      </w:r>
      <w:r w:rsidR="004103BB">
        <w:t>1</w:t>
      </w:r>
      <w:r w:rsidRPr="004F2119">
        <w:t xml:space="preserve"> : </w:t>
      </w:r>
      <w:r w:rsidR="00DD2124">
        <w:t>Arrêté préfectoral</w:t>
      </w:r>
      <w:r w:rsidR="00F10F70">
        <w:t xml:space="preserve"> et </w:t>
      </w:r>
      <w:r w:rsidR="008B73E1">
        <w:t>prescriptions</w:t>
      </w:r>
    </w:p>
    <w:p w14:paraId="5DFBB792" w14:textId="77777777" w:rsidR="004103BB" w:rsidRDefault="004103BB" w:rsidP="004103BB">
      <w:pPr>
        <w:pStyle w:val="Paragraphedeliste"/>
        <w:numPr>
          <w:ilvl w:val="0"/>
          <w:numId w:val="9"/>
        </w:numPr>
        <w:tabs>
          <w:tab w:val="left" w:pos="426"/>
          <w:tab w:val="left" w:pos="851"/>
        </w:tabs>
        <w:spacing w:before="120" w:after="120"/>
        <w:ind w:hanging="498"/>
        <w:jc w:val="both"/>
      </w:pPr>
      <w:r>
        <w:t>Annexe 2 : Plan de gestion</w:t>
      </w:r>
    </w:p>
    <w:p w14:paraId="29281EE4" w14:textId="4184CB93" w:rsidR="0021238B" w:rsidRDefault="0021238B" w:rsidP="000439D9">
      <w:pPr>
        <w:tabs>
          <w:tab w:val="left" w:pos="426"/>
          <w:tab w:val="left" w:pos="851"/>
        </w:tabs>
        <w:spacing w:before="120" w:after="120"/>
      </w:pPr>
    </w:p>
    <w:sectPr w:rsidR="0021238B" w:rsidSect="00E449B6">
      <w:headerReference w:type="default" r:id="rId12"/>
      <w:footerReference w:type="even" r:id="rId13"/>
      <w:footerReference w:type="default" r:id="rId14"/>
      <w:footerReference w:type="first" r:id="rId15"/>
      <w:pgSz w:w="11900" w:h="16840" w:code="9"/>
      <w:pgMar w:top="1418" w:right="987" w:bottom="1418" w:left="1701" w:header="0" w:footer="204" w:gutter="0"/>
      <w:cols w:space="708"/>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ncent PEREIRA" w:date="2025-10-27T13:10:00Z" w:initials="VP">
    <w:p w14:paraId="7D83E65B" w14:textId="77777777" w:rsidR="001E5711" w:rsidRDefault="001E5711" w:rsidP="001E5711">
      <w:pPr>
        <w:pStyle w:val="Commentaire"/>
        <w:jc w:val="left"/>
      </w:pPr>
      <w:r>
        <w:rPr>
          <w:rStyle w:val="Marquedecommentaire"/>
        </w:rPr>
        <w:annotationRef/>
      </w:r>
      <w:r>
        <w:t>A préciser par Pichet</w:t>
      </w:r>
    </w:p>
  </w:comment>
  <w:comment w:id="14" w:author="Vincent PEREIRA" w:date="2025-10-08T17:19:00Z" w:initials="VP">
    <w:p w14:paraId="55E29F99" w14:textId="273B83B5" w:rsidR="002369C5" w:rsidRDefault="002369C5" w:rsidP="002369C5">
      <w:pPr>
        <w:pStyle w:val="Commentaire"/>
        <w:jc w:val="left"/>
      </w:pPr>
      <w:r>
        <w:rPr>
          <w:rStyle w:val="Marquedecommentaire"/>
        </w:rPr>
        <w:annotationRef/>
      </w:r>
      <w:r>
        <w:t>Préciser le nom de l’ASL si connu</w:t>
      </w:r>
    </w:p>
  </w:comment>
  <w:comment w:id="18" w:author="Vincent PEREIRA" w:date="2025-10-27T13:37:00Z" w:initials="VP">
    <w:p w14:paraId="17D23184" w14:textId="77777777" w:rsidR="00F33241" w:rsidRDefault="00F33241" w:rsidP="00F33241">
      <w:pPr>
        <w:pStyle w:val="Commentaire"/>
        <w:jc w:val="left"/>
      </w:pPr>
      <w:r>
        <w:rPr>
          <w:rStyle w:val="Marquedecommentaire"/>
        </w:rPr>
        <w:annotationRef/>
      </w:r>
      <w:r>
        <w:t>Pichet? Société de projet?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3E65B" w15:done="0"/>
  <w15:commentEx w15:paraId="55E29F99" w15:done="0"/>
  <w15:commentEx w15:paraId="17D231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AEF309" w16cex:dateUtc="2025-10-27T12:10:00Z"/>
  <w16cex:commentExtensible w16cex:durableId="7A3C6E21" w16cex:dateUtc="2025-10-08T15:19:00Z"/>
  <w16cex:commentExtensible w16cex:durableId="4E179F40" w16cex:dateUtc="2025-10-27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3E65B" w16cid:durableId="52AEF309"/>
  <w16cid:commentId w16cid:paraId="55E29F99" w16cid:durableId="7A3C6E21"/>
  <w16cid:commentId w16cid:paraId="17D23184" w16cid:durableId="4E179F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B841" w14:textId="77777777" w:rsidR="00682B93" w:rsidRDefault="00682B93">
      <w:pPr>
        <w:spacing w:after="0"/>
      </w:pPr>
      <w:r>
        <w:separator/>
      </w:r>
    </w:p>
  </w:endnote>
  <w:endnote w:type="continuationSeparator" w:id="0">
    <w:p w14:paraId="31B385C7" w14:textId="77777777" w:rsidR="00682B93" w:rsidRDefault="00682B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ebo Thin">
    <w:charset w:val="B1"/>
    <w:family w:val="auto"/>
    <w:pitch w:val="variable"/>
    <w:sig w:usb0="A00008E7" w:usb1="40000043" w:usb2="00000000" w:usb3="00000000" w:csb0="0000002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nt1248">
    <w:altName w:val="Calibri"/>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E09F" w14:textId="38C908F2" w:rsidR="00A37C3A" w:rsidRDefault="00A37C3A">
    <w:pPr>
      <w:pStyle w:val="Pieddepage"/>
    </w:pPr>
    <w:r>
      <w:rPr>
        <w:noProof/>
      </w:rPr>
      <mc:AlternateContent>
        <mc:Choice Requires="wps">
          <w:drawing>
            <wp:anchor distT="0" distB="0" distL="0" distR="0" simplePos="0" relativeHeight="251659264" behindDoc="0" locked="0" layoutInCell="1" allowOverlap="1" wp14:anchorId="136902AF" wp14:editId="01318FAE">
              <wp:simplePos x="635" y="635"/>
              <wp:positionH relativeFrom="page">
                <wp:align>left</wp:align>
              </wp:positionH>
              <wp:positionV relativeFrom="page">
                <wp:align>bottom</wp:align>
              </wp:positionV>
              <wp:extent cx="633095" cy="345440"/>
              <wp:effectExtent l="0" t="0" r="14605" b="0"/>
              <wp:wrapNone/>
              <wp:docPr id="1944817592"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095" cy="345440"/>
                      </a:xfrm>
                      <a:prstGeom prst="rect">
                        <a:avLst/>
                      </a:prstGeom>
                      <a:noFill/>
                      <a:ln>
                        <a:noFill/>
                      </a:ln>
                    </wps:spPr>
                    <wps:txbx>
                      <w:txbxContent>
                        <w:p w14:paraId="0693480F" w14:textId="5B402A23"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6902AF" id="_x0000_t202" coordsize="21600,21600" o:spt="202" path="m,l,21600r21600,l21600,xe">
              <v:stroke joinstyle="miter"/>
              <v:path gradientshapeok="t" o:connecttype="rect"/>
            </v:shapetype>
            <v:shape id="Zone de texte 2" o:spid="_x0000_s1026" type="#_x0000_t202" alt="Interne" style="position:absolute;left:0;text-align:left;margin-left:0;margin-top:0;width:49.8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" filled="f" stroked="f">
              <v:textbox style="mso-fit-shape-to-text:t" inset="20pt,0,0,15pt">
                <w:txbxContent>
                  <w:p w14:paraId="0693480F" w14:textId="5B402A23"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6F30" w14:textId="72AA14C3" w:rsidR="003154B3" w:rsidRPr="008D2F04" w:rsidRDefault="00A37C3A" w:rsidP="003154B3">
    <w:pPr>
      <w:pStyle w:val="Pieddepage"/>
      <w:pBdr>
        <w:bottom w:val="single" w:sz="6" w:space="1" w:color="auto"/>
      </w:pBdr>
      <w:tabs>
        <w:tab w:val="clear" w:pos="9072"/>
        <w:tab w:val="right" w:pos="9212"/>
      </w:tabs>
      <w:spacing w:after="0"/>
      <w:jc w:val="left"/>
      <w:rPr>
        <w:sz w:val="10"/>
        <w:szCs w:val="10"/>
      </w:rPr>
    </w:pPr>
    <w:r>
      <w:rPr>
        <w:noProof/>
        <w:sz w:val="10"/>
        <w:szCs w:val="10"/>
      </w:rPr>
      <mc:AlternateContent>
        <mc:Choice Requires="wps">
          <w:drawing>
            <wp:anchor distT="0" distB="0" distL="0" distR="0" simplePos="0" relativeHeight="251660288" behindDoc="0" locked="0" layoutInCell="1" allowOverlap="1" wp14:anchorId="01EB6871" wp14:editId="3116C80E">
              <wp:simplePos x="1076325" y="9382125"/>
              <wp:positionH relativeFrom="page">
                <wp:align>left</wp:align>
              </wp:positionH>
              <wp:positionV relativeFrom="page">
                <wp:align>bottom</wp:align>
              </wp:positionV>
              <wp:extent cx="633095" cy="345440"/>
              <wp:effectExtent l="0" t="0" r="14605" b="0"/>
              <wp:wrapNone/>
              <wp:docPr id="1960919199"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095" cy="345440"/>
                      </a:xfrm>
                      <a:prstGeom prst="rect">
                        <a:avLst/>
                      </a:prstGeom>
                      <a:noFill/>
                      <a:ln>
                        <a:noFill/>
                      </a:ln>
                    </wps:spPr>
                    <wps:txbx>
                      <w:txbxContent>
                        <w:p w14:paraId="628E340E" w14:textId="046FEF81"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EB6871" id="_x0000_t202" coordsize="21600,21600" o:spt="202" path="m,l,21600r21600,l21600,xe">
              <v:stroke joinstyle="miter"/>
              <v:path gradientshapeok="t" o:connecttype="rect"/>
            </v:shapetype>
            <v:shape id="Zone de texte 3" o:spid="_x0000_s1027" type="#_x0000_t202" alt="Interne" style="position:absolute;margin-left:0;margin-top:0;width:49.8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" filled="f" stroked="f">
              <v:textbox style="mso-fit-shape-to-text:t" inset="20pt,0,0,15pt">
                <w:txbxContent>
                  <w:p w14:paraId="628E340E" w14:textId="046FEF81"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v:textbox>
              <w10:wrap anchorx="page" anchory="page"/>
            </v:shape>
          </w:pict>
        </mc:Fallback>
      </mc:AlternateContent>
    </w:r>
  </w:p>
  <w:p w14:paraId="3CD93DD5" w14:textId="77777777" w:rsidR="003154B3" w:rsidRPr="008D2F04" w:rsidRDefault="003154B3" w:rsidP="003154B3">
    <w:pPr>
      <w:pStyle w:val="Pieddepage"/>
      <w:tabs>
        <w:tab w:val="clear" w:pos="9072"/>
        <w:tab w:val="right" w:pos="9212"/>
      </w:tabs>
      <w:spacing w:after="0"/>
      <w:jc w:val="left"/>
      <w:rPr>
        <w:sz w:val="10"/>
        <w:szCs w:val="10"/>
      </w:rPr>
    </w:pPr>
  </w:p>
  <w:p w14:paraId="7525F376" w14:textId="489D051E" w:rsidR="003154B3" w:rsidRDefault="0093739D" w:rsidP="003154B3">
    <w:pPr>
      <w:pStyle w:val="Pieddepage"/>
      <w:tabs>
        <w:tab w:val="clear" w:pos="9072"/>
        <w:tab w:val="right" w:pos="9212"/>
      </w:tabs>
      <w:spacing w:after="0"/>
      <w:jc w:val="left"/>
    </w:pPr>
    <w:r>
      <w:rPr>
        <w:sz w:val="18"/>
        <w:szCs w:val="18"/>
      </w:rPr>
      <w:t>Pichet</w:t>
    </w:r>
    <w:r w:rsidR="001D7F06">
      <w:rPr>
        <w:sz w:val="18"/>
        <w:szCs w:val="18"/>
      </w:rPr>
      <w:t> / CDC Biodiversité</w:t>
    </w:r>
    <w:r w:rsidR="003154B3">
      <w:rPr>
        <w:sz w:val="18"/>
        <w:szCs w:val="18"/>
      </w:rPr>
      <w:tab/>
    </w:r>
    <w:sdt>
      <w:sdtPr>
        <w:rPr>
          <w:sz w:val="18"/>
          <w:szCs w:val="18"/>
        </w:rPr>
        <w:id w:val="819380084"/>
        <w:docPartObj>
          <w:docPartGallery w:val="Page Numbers (Bottom of Page)"/>
          <w:docPartUnique/>
        </w:docPartObj>
      </w:sdtPr>
      <w:sdtEndPr/>
      <w:sdtContent>
        <w:r w:rsidR="003154B3">
          <w:rPr>
            <w:sz w:val="18"/>
            <w:szCs w:val="18"/>
          </w:rPr>
          <w:tab/>
          <w:t xml:space="preserve">Page </w:t>
        </w:r>
        <w:r w:rsidR="003154B3">
          <w:rPr>
            <w:sz w:val="18"/>
            <w:szCs w:val="18"/>
          </w:rPr>
          <w:fldChar w:fldCharType="begin"/>
        </w:r>
        <w:r w:rsidR="003154B3">
          <w:rPr>
            <w:sz w:val="18"/>
            <w:szCs w:val="18"/>
          </w:rPr>
          <w:instrText>PAGE   \* MERGEFORMAT</w:instrText>
        </w:r>
        <w:r w:rsidR="003154B3">
          <w:rPr>
            <w:sz w:val="18"/>
            <w:szCs w:val="18"/>
          </w:rPr>
          <w:fldChar w:fldCharType="separate"/>
        </w:r>
        <w:r w:rsidR="003154B3">
          <w:rPr>
            <w:sz w:val="18"/>
            <w:szCs w:val="18"/>
          </w:rPr>
          <w:t>1</w:t>
        </w:r>
        <w:r w:rsidR="003154B3">
          <w:rPr>
            <w:sz w:val="18"/>
            <w:szCs w:val="18"/>
          </w:rPr>
          <w:fldChar w:fldCharType="end"/>
        </w:r>
        <w:r w:rsidR="003154B3">
          <w:rPr>
            <w:sz w:val="18"/>
            <w:szCs w:val="18"/>
          </w:rPr>
          <w:t> / </w:t>
        </w:r>
        <w:r w:rsidR="003154B3">
          <w:rPr>
            <w:sz w:val="18"/>
            <w:szCs w:val="18"/>
          </w:rPr>
          <w:fldChar w:fldCharType="begin"/>
        </w:r>
        <w:r w:rsidR="003154B3">
          <w:rPr>
            <w:sz w:val="18"/>
            <w:szCs w:val="18"/>
          </w:rPr>
          <w:instrText xml:space="preserve"> NUMPAGES   \* MERGEFORMAT </w:instrText>
        </w:r>
        <w:r w:rsidR="003154B3">
          <w:rPr>
            <w:sz w:val="18"/>
            <w:szCs w:val="18"/>
          </w:rPr>
          <w:fldChar w:fldCharType="separate"/>
        </w:r>
        <w:r w:rsidR="003154B3">
          <w:rPr>
            <w:sz w:val="18"/>
            <w:szCs w:val="18"/>
          </w:rPr>
          <w:t>15</w:t>
        </w:r>
        <w:r w:rsidR="003154B3">
          <w:rPr>
            <w:sz w:val="18"/>
            <w:szCs w:val="18"/>
          </w:rPr>
          <w:fldChar w:fldCharType="end"/>
        </w:r>
      </w:sdtContent>
    </w:sdt>
  </w:p>
  <w:p w14:paraId="15D4AE32" w14:textId="77777777" w:rsidR="0093739D" w:rsidRPr="008941BA" w:rsidRDefault="0093739D" w:rsidP="0093739D">
    <w:pPr>
      <w:pStyle w:val="Pieddepage"/>
      <w:rPr>
        <w:sz w:val="18"/>
        <w:szCs w:val="18"/>
      </w:rPr>
    </w:pPr>
    <w:r>
      <w:rPr>
        <w:sz w:val="18"/>
        <w:szCs w:val="18"/>
      </w:rPr>
      <w:t>C</w:t>
    </w:r>
    <w:r w:rsidRPr="008941BA">
      <w:rPr>
        <w:sz w:val="18"/>
        <w:szCs w:val="18"/>
      </w:rPr>
      <w:t xml:space="preserve">ontrat pour la réalisation et le suivi des mesures de compensation dans le cadre du projet de construction </w:t>
    </w:r>
    <w:r>
      <w:rPr>
        <w:sz w:val="18"/>
        <w:szCs w:val="18"/>
      </w:rPr>
      <w:t xml:space="preserve">d’un projet immobilier </w:t>
    </w:r>
    <w:r w:rsidRPr="008941BA">
      <w:rPr>
        <w:sz w:val="18"/>
        <w:szCs w:val="18"/>
      </w:rPr>
      <w:t xml:space="preserve">sur la commune de </w:t>
    </w:r>
    <w:r>
      <w:rPr>
        <w:sz w:val="18"/>
        <w:szCs w:val="18"/>
      </w:rPr>
      <w:t>Bruges</w:t>
    </w:r>
    <w:r w:rsidRPr="008941BA">
      <w:rPr>
        <w:sz w:val="18"/>
        <w:szCs w:val="18"/>
      </w:rPr>
      <w:t xml:space="preserve"> (33)</w:t>
    </w:r>
  </w:p>
  <w:p w14:paraId="595484F5" w14:textId="0882AE73" w:rsidR="003154B3" w:rsidRPr="003154B3" w:rsidRDefault="003154B3" w:rsidP="003154B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A320" w14:textId="6009618B" w:rsidR="003154B3" w:rsidRPr="008D2F04" w:rsidRDefault="00A37C3A" w:rsidP="003154B3">
    <w:pPr>
      <w:pStyle w:val="Pieddepage"/>
      <w:pBdr>
        <w:bottom w:val="single" w:sz="6" w:space="1" w:color="auto"/>
      </w:pBdr>
      <w:tabs>
        <w:tab w:val="clear" w:pos="9072"/>
        <w:tab w:val="right" w:pos="9212"/>
      </w:tabs>
      <w:spacing w:after="0"/>
      <w:jc w:val="left"/>
      <w:rPr>
        <w:sz w:val="10"/>
        <w:szCs w:val="10"/>
      </w:rPr>
    </w:pPr>
    <w:r>
      <w:rPr>
        <w:noProof/>
        <w:sz w:val="10"/>
        <w:szCs w:val="10"/>
      </w:rPr>
      <mc:AlternateContent>
        <mc:Choice Requires="wps">
          <w:drawing>
            <wp:anchor distT="0" distB="0" distL="0" distR="0" simplePos="0" relativeHeight="251658240" behindDoc="0" locked="0" layoutInCell="1" allowOverlap="1" wp14:anchorId="62EFEBEF" wp14:editId="1C183B29">
              <wp:simplePos x="635" y="635"/>
              <wp:positionH relativeFrom="page">
                <wp:align>left</wp:align>
              </wp:positionH>
              <wp:positionV relativeFrom="page">
                <wp:align>bottom</wp:align>
              </wp:positionV>
              <wp:extent cx="633095" cy="345440"/>
              <wp:effectExtent l="0" t="0" r="14605" b="0"/>
              <wp:wrapNone/>
              <wp:docPr id="873354382"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095" cy="345440"/>
                      </a:xfrm>
                      <a:prstGeom prst="rect">
                        <a:avLst/>
                      </a:prstGeom>
                      <a:noFill/>
                      <a:ln>
                        <a:noFill/>
                      </a:ln>
                    </wps:spPr>
                    <wps:txbx>
                      <w:txbxContent>
                        <w:p w14:paraId="4EFC85E7" w14:textId="48A9C4DC"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EFEBEF" id="_x0000_t202" coordsize="21600,21600" o:spt="202" path="m,l,21600r21600,l21600,xe">
              <v:stroke joinstyle="miter"/>
              <v:path gradientshapeok="t" o:connecttype="rect"/>
            </v:shapetype>
            <v:shape id="Zone de texte 1" o:spid="_x0000_s1028" type="#_x0000_t202" alt="Interne" style="position:absolute;margin-left:0;margin-top:0;width:49.8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" filled="f" stroked="f">
              <v:textbox style="mso-fit-shape-to-text:t" inset="20pt,0,0,15pt">
                <w:txbxContent>
                  <w:p w14:paraId="4EFC85E7" w14:textId="48A9C4DC" w:rsidR="00A37C3A" w:rsidRPr="00A37C3A" w:rsidRDefault="00A37C3A" w:rsidP="00A37C3A">
                    <w:pPr>
                      <w:spacing w:after="0"/>
                      <w:rPr>
                        <w:rFonts w:ascii="Calibri" w:eastAsia="Calibri" w:hAnsi="Calibri" w:cs="Calibri"/>
                        <w:noProof/>
                        <w:color w:val="FF0000"/>
                        <w:sz w:val="20"/>
                        <w:szCs w:val="20"/>
                      </w:rPr>
                    </w:pPr>
                    <w:r w:rsidRPr="00A37C3A">
                      <w:rPr>
                        <w:rFonts w:ascii="Calibri" w:eastAsia="Calibri" w:hAnsi="Calibri" w:cs="Calibri"/>
                        <w:noProof/>
                        <w:color w:val="FF0000"/>
                        <w:sz w:val="20"/>
                        <w:szCs w:val="20"/>
                      </w:rPr>
                      <w:t>Interne</w:t>
                    </w:r>
                  </w:p>
                </w:txbxContent>
              </v:textbox>
              <w10:wrap anchorx="page" anchory="page"/>
            </v:shape>
          </w:pict>
        </mc:Fallback>
      </mc:AlternateContent>
    </w:r>
  </w:p>
  <w:p w14:paraId="1973B5A7" w14:textId="77777777" w:rsidR="003154B3" w:rsidRPr="008D2F04" w:rsidRDefault="003154B3" w:rsidP="003154B3">
    <w:pPr>
      <w:pStyle w:val="Pieddepage"/>
      <w:tabs>
        <w:tab w:val="clear" w:pos="9072"/>
        <w:tab w:val="right" w:pos="9212"/>
      </w:tabs>
      <w:spacing w:after="0"/>
      <w:jc w:val="left"/>
      <w:rPr>
        <w:sz w:val="10"/>
        <w:szCs w:val="10"/>
      </w:rPr>
    </w:pPr>
  </w:p>
  <w:p w14:paraId="070C95E6" w14:textId="4F043258" w:rsidR="003154B3" w:rsidRDefault="001E5711" w:rsidP="003154B3">
    <w:pPr>
      <w:pStyle w:val="Pieddepage"/>
      <w:tabs>
        <w:tab w:val="clear" w:pos="9072"/>
        <w:tab w:val="right" w:pos="9212"/>
      </w:tabs>
      <w:spacing w:after="0"/>
      <w:jc w:val="left"/>
    </w:pPr>
    <w:r>
      <w:rPr>
        <w:sz w:val="18"/>
        <w:szCs w:val="18"/>
      </w:rPr>
      <w:t>Pichet</w:t>
    </w:r>
    <w:r w:rsidR="003154B3">
      <w:rPr>
        <w:sz w:val="18"/>
        <w:szCs w:val="18"/>
      </w:rPr>
      <w:t> / CDC Biodiversité</w:t>
    </w:r>
    <w:r w:rsidR="003154B3">
      <w:rPr>
        <w:sz w:val="18"/>
        <w:szCs w:val="18"/>
      </w:rPr>
      <w:tab/>
    </w:r>
    <w:sdt>
      <w:sdtPr>
        <w:rPr>
          <w:sz w:val="18"/>
          <w:szCs w:val="18"/>
        </w:rPr>
        <w:id w:val="-281190485"/>
        <w:docPartObj>
          <w:docPartGallery w:val="Page Numbers (Bottom of Page)"/>
          <w:docPartUnique/>
        </w:docPartObj>
      </w:sdtPr>
      <w:sdtEndPr/>
      <w:sdtContent>
        <w:r w:rsidR="006440BE">
          <w:rPr>
            <w:sz w:val="18"/>
            <w:szCs w:val="18"/>
          </w:rPr>
          <w:tab/>
        </w:r>
        <w:r w:rsidR="003154B3">
          <w:rPr>
            <w:sz w:val="18"/>
            <w:szCs w:val="18"/>
          </w:rPr>
          <w:t xml:space="preserve">Page </w:t>
        </w:r>
        <w:r w:rsidR="003154B3">
          <w:rPr>
            <w:sz w:val="18"/>
            <w:szCs w:val="18"/>
          </w:rPr>
          <w:fldChar w:fldCharType="begin"/>
        </w:r>
        <w:r w:rsidR="003154B3">
          <w:rPr>
            <w:sz w:val="18"/>
            <w:szCs w:val="18"/>
          </w:rPr>
          <w:instrText>PAGE   \* MERGEFORMAT</w:instrText>
        </w:r>
        <w:r w:rsidR="003154B3">
          <w:rPr>
            <w:sz w:val="18"/>
            <w:szCs w:val="18"/>
          </w:rPr>
          <w:fldChar w:fldCharType="separate"/>
        </w:r>
        <w:r w:rsidR="003154B3">
          <w:rPr>
            <w:sz w:val="18"/>
            <w:szCs w:val="18"/>
          </w:rPr>
          <w:t>1</w:t>
        </w:r>
        <w:r w:rsidR="003154B3">
          <w:rPr>
            <w:sz w:val="18"/>
            <w:szCs w:val="18"/>
          </w:rPr>
          <w:fldChar w:fldCharType="end"/>
        </w:r>
        <w:r w:rsidR="003154B3">
          <w:rPr>
            <w:sz w:val="18"/>
            <w:szCs w:val="18"/>
          </w:rPr>
          <w:t> / </w:t>
        </w:r>
        <w:r w:rsidR="003154B3">
          <w:rPr>
            <w:sz w:val="18"/>
            <w:szCs w:val="18"/>
          </w:rPr>
          <w:fldChar w:fldCharType="begin"/>
        </w:r>
        <w:r w:rsidR="003154B3">
          <w:rPr>
            <w:sz w:val="18"/>
            <w:szCs w:val="18"/>
          </w:rPr>
          <w:instrText xml:space="preserve"> NUMPAGES   \* MERGEFORMAT </w:instrText>
        </w:r>
        <w:r w:rsidR="003154B3">
          <w:rPr>
            <w:sz w:val="18"/>
            <w:szCs w:val="18"/>
          </w:rPr>
          <w:fldChar w:fldCharType="separate"/>
        </w:r>
        <w:r w:rsidR="003154B3">
          <w:rPr>
            <w:sz w:val="18"/>
            <w:szCs w:val="18"/>
          </w:rPr>
          <w:t>12</w:t>
        </w:r>
        <w:r w:rsidR="003154B3">
          <w:rPr>
            <w:sz w:val="18"/>
            <w:szCs w:val="18"/>
          </w:rPr>
          <w:fldChar w:fldCharType="end"/>
        </w:r>
      </w:sdtContent>
    </w:sdt>
  </w:p>
  <w:p w14:paraId="6641D268" w14:textId="2325477A" w:rsidR="006440BE" w:rsidRPr="008941BA" w:rsidRDefault="006440BE" w:rsidP="006440BE">
    <w:pPr>
      <w:pStyle w:val="Pieddepage"/>
      <w:rPr>
        <w:sz w:val="18"/>
        <w:szCs w:val="18"/>
      </w:rPr>
    </w:pPr>
    <w:r>
      <w:rPr>
        <w:sz w:val="18"/>
        <w:szCs w:val="18"/>
      </w:rPr>
      <w:t>C</w:t>
    </w:r>
    <w:r w:rsidRPr="008941BA">
      <w:rPr>
        <w:sz w:val="18"/>
        <w:szCs w:val="18"/>
      </w:rPr>
      <w:t xml:space="preserve">ontrat pour la réalisation et le suivi des mesures de compensation dans le cadre du projet de construction </w:t>
    </w:r>
    <w:r w:rsidR="001E5711">
      <w:rPr>
        <w:sz w:val="18"/>
        <w:szCs w:val="18"/>
      </w:rPr>
      <w:t xml:space="preserve">d’un projet immobilier </w:t>
    </w:r>
    <w:r w:rsidRPr="008941BA">
      <w:rPr>
        <w:sz w:val="18"/>
        <w:szCs w:val="18"/>
      </w:rPr>
      <w:t xml:space="preserve">sur la commune de </w:t>
    </w:r>
    <w:r w:rsidR="001E5711">
      <w:rPr>
        <w:sz w:val="18"/>
        <w:szCs w:val="18"/>
      </w:rPr>
      <w:t>Bruges</w:t>
    </w:r>
    <w:r w:rsidRPr="008941BA">
      <w:rPr>
        <w:sz w:val="18"/>
        <w:szCs w:val="18"/>
      </w:rPr>
      <w:t xml:space="preserve"> (33)</w:t>
    </w:r>
  </w:p>
  <w:p w14:paraId="505009BB" w14:textId="77777777" w:rsidR="003154B3" w:rsidRDefault="003154B3" w:rsidP="003154B3">
    <w:pPr>
      <w:pStyle w:val="Pieddepage"/>
      <w:tabs>
        <w:tab w:val="clear" w:pos="9072"/>
        <w:tab w:val="right" w:pos="9212"/>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0E249" w14:textId="77777777" w:rsidR="00682B93" w:rsidRDefault="00682B93">
      <w:pPr>
        <w:spacing w:after="0"/>
      </w:pPr>
      <w:r>
        <w:separator/>
      </w:r>
    </w:p>
  </w:footnote>
  <w:footnote w:type="continuationSeparator" w:id="0">
    <w:p w14:paraId="0EE1FF22" w14:textId="77777777" w:rsidR="00682B93" w:rsidRDefault="00682B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DC85" w14:textId="7EC9A2A5" w:rsidR="003154B3" w:rsidRDefault="001A529E" w:rsidP="001A529E">
    <w:pPr>
      <w:pStyle w:val="En-tte"/>
      <w:tabs>
        <w:tab w:val="clear" w:pos="4536"/>
        <w:tab w:val="clear" w:pos="9072"/>
        <w:tab w:val="left" w:pos="669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Num23"/>
    <w:lvl w:ilvl="0">
      <w:start w:val="9"/>
      <w:numFmt w:val="decimal"/>
      <w:lvlText w:val="%1"/>
      <w:lvlJc w:val="left"/>
      <w:pPr>
        <w:tabs>
          <w:tab w:val="num" w:pos="0"/>
        </w:tabs>
        <w:ind w:left="787" w:hanging="567"/>
      </w:pPr>
      <w:rPr>
        <w:lang w:val="fr-FR" w:eastAsia="en-US" w:bidi="ar-SA"/>
      </w:rPr>
    </w:lvl>
    <w:lvl w:ilvl="1">
      <w:start w:val="1"/>
      <w:numFmt w:val="decimal"/>
      <w:lvlText w:val="%1.%2"/>
      <w:lvlJc w:val="left"/>
      <w:pPr>
        <w:tabs>
          <w:tab w:val="num" w:pos="0"/>
        </w:tabs>
        <w:ind w:left="787" w:hanging="567"/>
      </w:pPr>
      <w:rPr>
        <w:rFonts w:ascii="Calibri Light" w:eastAsia="Calibri Light" w:hAnsi="Calibri Light" w:cs="Calibri Light"/>
        <w:b w:val="0"/>
        <w:bCs w:val="0"/>
        <w:i w:val="0"/>
        <w:iCs w:val="0"/>
        <w:spacing w:val="-2"/>
        <w:w w:val="100"/>
        <w:sz w:val="22"/>
        <w:szCs w:val="22"/>
        <w:lang w:val="fr-FR" w:eastAsia="en-US" w:bidi="ar-SA"/>
      </w:rPr>
    </w:lvl>
    <w:lvl w:ilvl="2">
      <w:numFmt w:val="bullet"/>
      <w:lvlText w:val=""/>
      <w:lvlJc w:val="left"/>
      <w:pPr>
        <w:tabs>
          <w:tab w:val="num" w:pos="0"/>
        </w:tabs>
        <w:ind w:left="1215" w:hanging="212"/>
      </w:pPr>
      <w:rPr>
        <w:rFonts w:ascii="Symbol" w:hAnsi="Symbol" w:cs="Symbol"/>
        <w:b w:val="0"/>
        <w:bCs w:val="0"/>
        <w:i w:val="0"/>
        <w:iCs w:val="0"/>
        <w:w w:val="100"/>
        <w:sz w:val="22"/>
        <w:szCs w:val="22"/>
        <w:lang w:val="fr-FR" w:eastAsia="en-US" w:bidi="ar-SA"/>
      </w:rPr>
    </w:lvl>
    <w:lvl w:ilvl="3">
      <w:numFmt w:val="bullet"/>
      <w:lvlText w:val=""/>
      <w:lvlJc w:val="left"/>
      <w:pPr>
        <w:tabs>
          <w:tab w:val="num" w:pos="0"/>
        </w:tabs>
        <w:ind w:left="3095" w:hanging="212"/>
      </w:pPr>
      <w:rPr>
        <w:rFonts w:ascii="Symbol" w:hAnsi="Symbol"/>
        <w:lang w:val="fr-FR" w:eastAsia="en-US" w:bidi="ar-SA"/>
      </w:rPr>
    </w:lvl>
    <w:lvl w:ilvl="4">
      <w:numFmt w:val="bullet"/>
      <w:lvlText w:val=""/>
      <w:lvlJc w:val="left"/>
      <w:pPr>
        <w:tabs>
          <w:tab w:val="num" w:pos="0"/>
        </w:tabs>
        <w:ind w:left="4033" w:hanging="212"/>
      </w:pPr>
      <w:rPr>
        <w:rFonts w:ascii="Symbol" w:hAnsi="Symbol"/>
        <w:lang w:val="fr-FR" w:eastAsia="en-US" w:bidi="ar-SA"/>
      </w:rPr>
    </w:lvl>
    <w:lvl w:ilvl="5">
      <w:numFmt w:val="bullet"/>
      <w:lvlText w:val=""/>
      <w:lvlJc w:val="left"/>
      <w:pPr>
        <w:tabs>
          <w:tab w:val="num" w:pos="0"/>
        </w:tabs>
        <w:ind w:left="4970" w:hanging="212"/>
      </w:pPr>
      <w:rPr>
        <w:rFonts w:ascii="Symbol" w:hAnsi="Symbol"/>
        <w:lang w:val="fr-FR" w:eastAsia="en-US" w:bidi="ar-SA"/>
      </w:rPr>
    </w:lvl>
    <w:lvl w:ilvl="6">
      <w:numFmt w:val="bullet"/>
      <w:lvlText w:val=""/>
      <w:lvlJc w:val="left"/>
      <w:pPr>
        <w:tabs>
          <w:tab w:val="num" w:pos="0"/>
        </w:tabs>
        <w:ind w:left="5908" w:hanging="212"/>
      </w:pPr>
      <w:rPr>
        <w:rFonts w:ascii="Symbol" w:hAnsi="Symbol"/>
        <w:lang w:val="fr-FR" w:eastAsia="en-US" w:bidi="ar-SA"/>
      </w:rPr>
    </w:lvl>
    <w:lvl w:ilvl="7">
      <w:numFmt w:val="bullet"/>
      <w:lvlText w:val=""/>
      <w:lvlJc w:val="left"/>
      <w:pPr>
        <w:tabs>
          <w:tab w:val="num" w:pos="0"/>
        </w:tabs>
        <w:ind w:left="6846" w:hanging="212"/>
      </w:pPr>
      <w:rPr>
        <w:rFonts w:ascii="Symbol" w:hAnsi="Symbol"/>
        <w:lang w:val="fr-FR" w:eastAsia="en-US" w:bidi="ar-SA"/>
      </w:rPr>
    </w:lvl>
    <w:lvl w:ilvl="8">
      <w:numFmt w:val="bullet"/>
      <w:lvlText w:val=""/>
      <w:lvlJc w:val="left"/>
      <w:pPr>
        <w:tabs>
          <w:tab w:val="num" w:pos="0"/>
        </w:tabs>
        <w:ind w:left="7783" w:hanging="212"/>
      </w:pPr>
      <w:rPr>
        <w:rFonts w:ascii="Symbol" w:hAnsi="Symbol"/>
        <w:lang w:val="fr-FR" w:eastAsia="en-US" w:bidi="ar-SA"/>
      </w:rPr>
    </w:lvl>
  </w:abstractNum>
  <w:abstractNum w:abstractNumId="1" w15:restartNumberingAfterBreak="0">
    <w:nsid w:val="0000000A"/>
    <w:multiLevelType w:val="multilevel"/>
    <w:tmpl w:val="0000000A"/>
    <w:name w:val="WWNum25"/>
    <w:lvl w:ilvl="0">
      <w:start w:val="9"/>
      <w:numFmt w:val="decimal"/>
      <w:lvlText w:val="%1"/>
      <w:lvlJc w:val="left"/>
      <w:pPr>
        <w:tabs>
          <w:tab w:val="num" w:pos="0"/>
        </w:tabs>
        <w:ind w:left="360" w:hanging="360"/>
      </w:pPr>
    </w:lvl>
    <w:lvl w:ilvl="1">
      <w:start w:val="1"/>
      <w:numFmt w:val="decimal"/>
      <w:lvlText w:val="%1.%2"/>
      <w:lvlJc w:val="left"/>
      <w:pPr>
        <w:tabs>
          <w:tab w:val="num" w:pos="0"/>
        </w:tabs>
        <w:ind w:left="581" w:hanging="360"/>
      </w:pPr>
      <w:rPr>
        <w:b/>
        <w:bCs/>
      </w:rPr>
    </w:lvl>
    <w:lvl w:ilvl="2">
      <w:start w:val="1"/>
      <w:numFmt w:val="decimal"/>
      <w:lvlText w:val="%1.%2.%3"/>
      <w:lvlJc w:val="left"/>
      <w:pPr>
        <w:tabs>
          <w:tab w:val="num" w:pos="0"/>
        </w:tabs>
        <w:ind w:left="1162" w:hanging="720"/>
      </w:pPr>
    </w:lvl>
    <w:lvl w:ilvl="3">
      <w:start w:val="1"/>
      <w:numFmt w:val="decimal"/>
      <w:lvlText w:val="%1.%2.%3.%4"/>
      <w:lvlJc w:val="left"/>
      <w:pPr>
        <w:tabs>
          <w:tab w:val="num" w:pos="0"/>
        </w:tabs>
        <w:ind w:left="1383" w:hanging="720"/>
      </w:pPr>
    </w:lvl>
    <w:lvl w:ilvl="4">
      <w:start w:val="1"/>
      <w:numFmt w:val="decimal"/>
      <w:lvlText w:val="%1.%2.%3.%4.%5"/>
      <w:lvlJc w:val="left"/>
      <w:pPr>
        <w:tabs>
          <w:tab w:val="num" w:pos="0"/>
        </w:tabs>
        <w:ind w:left="1964" w:hanging="1080"/>
      </w:pPr>
    </w:lvl>
    <w:lvl w:ilvl="5">
      <w:start w:val="1"/>
      <w:numFmt w:val="decimal"/>
      <w:lvlText w:val="%1.%2.%3.%4.%5.%6"/>
      <w:lvlJc w:val="left"/>
      <w:pPr>
        <w:tabs>
          <w:tab w:val="num" w:pos="0"/>
        </w:tabs>
        <w:ind w:left="2185" w:hanging="1080"/>
      </w:pPr>
    </w:lvl>
    <w:lvl w:ilvl="6">
      <w:start w:val="1"/>
      <w:numFmt w:val="decimal"/>
      <w:lvlText w:val="%1.%2.%3.%4.%5.%6.%7"/>
      <w:lvlJc w:val="left"/>
      <w:pPr>
        <w:tabs>
          <w:tab w:val="num" w:pos="0"/>
        </w:tabs>
        <w:ind w:left="2766" w:hanging="1440"/>
      </w:pPr>
    </w:lvl>
    <w:lvl w:ilvl="7">
      <w:start w:val="1"/>
      <w:numFmt w:val="decimal"/>
      <w:lvlText w:val="%1.%2.%3.%4.%5.%6.%7.%8"/>
      <w:lvlJc w:val="left"/>
      <w:pPr>
        <w:tabs>
          <w:tab w:val="num" w:pos="0"/>
        </w:tabs>
        <w:ind w:left="2987" w:hanging="1440"/>
      </w:pPr>
    </w:lvl>
    <w:lvl w:ilvl="8">
      <w:start w:val="1"/>
      <w:numFmt w:val="decimal"/>
      <w:lvlText w:val="%1.%2.%3.%4.%5.%6.%7.%8.%9"/>
      <w:lvlJc w:val="left"/>
      <w:pPr>
        <w:tabs>
          <w:tab w:val="num" w:pos="0"/>
        </w:tabs>
        <w:ind w:left="3568" w:hanging="1800"/>
      </w:pPr>
    </w:lvl>
  </w:abstractNum>
  <w:abstractNum w:abstractNumId="2" w15:restartNumberingAfterBreak="0">
    <w:nsid w:val="003105CA"/>
    <w:multiLevelType w:val="multilevel"/>
    <w:tmpl w:val="F01CFAEE"/>
    <w:lvl w:ilvl="0">
      <w:start w:val="1"/>
      <w:numFmt w:val="decimal"/>
      <w:pStyle w:val="Titre1"/>
      <w:lvlText w:val="%1."/>
      <w:lvlJc w:val="left"/>
      <w:pPr>
        <w:tabs>
          <w:tab w:val="num" w:pos="720"/>
        </w:tabs>
        <w:ind w:left="360" w:hanging="360"/>
      </w:pPr>
      <w:rPr>
        <w:rFonts w:hint="default"/>
      </w:rPr>
    </w:lvl>
    <w:lvl w:ilvl="1">
      <w:start w:val="1"/>
      <w:numFmt w:val="decimal"/>
      <w:pStyle w:val="Titre2"/>
      <w:lvlText w:val="%1.%2."/>
      <w:lvlJc w:val="left"/>
      <w:pPr>
        <w:tabs>
          <w:tab w:val="num" w:pos="716"/>
        </w:tabs>
        <w:ind w:left="716" w:hanging="432"/>
      </w:pPr>
      <w:rPr>
        <w:rFonts w:hint="default"/>
      </w:rPr>
    </w:lvl>
    <w:lvl w:ilvl="2">
      <w:start w:val="1"/>
      <w:numFmt w:val="decimal"/>
      <w:pStyle w:val="Titre3"/>
      <w:lvlText w:val="%1.%2.%3."/>
      <w:lvlJc w:val="left"/>
      <w:pPr>
        <w:tabs>
          <w:tab w:val="num" w:pos="144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03CF42CE"/>
    <w:multiLevelType w:val="hybridMultilevel"/>
    <w:tmpl w:val="2996C68C"/>
    <w:lvl w:ilvl="0" w:tplc="86AE3FA6">
      <w:numFmt w:val="bullet"/>
      <w:lvlText w:val="-"/>
      <w:lvlJc w:val="left"/>
      <w:pPr>
        <w:ind w:left="929" w:hanging="360"/>
      </w:pPr>
      <w:rPr>
        <w:rFonts w:ascii="Times New Roman" w:eastAsia="Times New Roman" w:hAnsi="Times New Roman" w:cs="Times New Roman" w:hint="default"/>
        <w:b w:val="0"/>
        <w:bCs w:val="0"/>
        <w:i w:val="0"/>
        <w:iCs w:val="0"/>
        <w:w w:val="100"/>
        <w:sz w:val="22"/>
        <w:szCs w:val="22"/>
        <w:lang w:val="fr-FR" w:eastAsia="en-US" w:bidi="ar-SA"/>
      </w:rPr>
    </w:lvl>
    <w:lvl w:ilvl="1" w:tplc="49B61970">
      <w:numFmt w:val="bullet"/>
      <w:lvlText w:val="•"/>
      <w:lvlJc w:val="left"/>
      <w:pPr>
        <w:ind w:left="1320" w:hanging="360"/>
      </w:pPr>
      <w:rPr>
        <w:rFonts w:hint="default"/>
        <w:lang w:val="fr-FR" w:eastAsia="en-US" w:bidi="ar-SA"/>
      </w:rPr>
    </w:lvl>
    <w:lvl w:ilvl="2" w:tplc="4880E056">
      <w:numFmt w:val="bullet"/>
      <w:lvlText w:val="•"/>
      <w:lvlJc w:val="left"/>
      <w:pPr>
        <w:ind w:left="2246" w:hanging="360"/>
      </w:pPr>
      <w:rPr>
        <w:rFonts w:hint="default"/>
        <w:lang w:val="fr-FR" w:eastAsia="en-US" w:bidi="ar-SA"/>
      </w:rPr>
    </w:lvl>
    <w:lvl w:ilvl="3" w:tplc="DE20FE3E">
      <w:numFmt w:val="bullet"/>
      <w:lvlText w:val="•"/>
      <w:lvlJc w:val="left"/>
      <w:pPr>
        <w:ind w:left="3173" w:hanging="360"/>
      </w:pPr>
      <w:rPr>
        <w:rFonts w:hint="default"/>
        <w:lang w:val="fr-FR" w:eastAsia="en-US" w:bidi="ar-SA"/>
      </w:rPr>
    </w:lvl>
    <w:lvl w:ilvl="4" w:tplc="5C6AD6CC">
      <w:numFmt w:val="bullet"/>
      <w:lvlText w:val="•"/>
      <w:lvlJc w:val="left"/>
      <w:pPr>
        <w:ind w:left="4099" w:hanging="360"/>
      </w:pPr>
      <w:rPr>
        <w:rFonts w:hint="default"/>
        <w:lang w:val="fr-FR" w:eastAsia="en-US" w:bidi="ar-SA"/>
      </w:rPr>
    </w:lvl>
    <w:lvl w:ilvl="5" w:tplc="E690C988">
      <w:numFmt w:val="bullet"/>
      <w:lvlText w:val="•"/>
      <w:lvlJc w:val="left"/>
      <w:pPr>
        <w:ind w:left="5026" w:hanging="360"/>
      </w:pPr>
      <w:rPr>
        <w:rFonts w:hint="default"/>
        <w:lang w:val="fr-FR" w:eastAsia="en-US" w:bidi="ar-SA"/>
      </w:rPr>
    </w:lvl>
    <w:lvl w:ilvl="6" w:tplc="0F160FE8">
      <w:numFmt w:val="bullet"/>
      <w:lvlText w:val="•"/>
      <w:lvlJc w:val="left"/>
      <w:pPr>
        <w:ind w:left="5952" w:hanging="360"/>
      </w:pPr>
      <w:rPr>
        <w:rFonts w:hint="default"/>
        <w:lang w:val="fr-FR" w:eastAsia="en-US" w:bidi="ar-SA"/>
      </w:rPr>
    </w:lvl>
    <w:lvl w:ilvl="7" w:tplc="722A392C">
      <w:numFmt w:val="bullet"/>
      <w:lvlText w:val="•"/>
      <w:lvlJc w:val="left"/>
      <w:pPr>
        <w:ind w:left="6879" w:hanging="360"/>
      </w:pPr>
      <w:rPr>
        <w:rFonts w:hint="default"/>
        <w:lang w:val="fr-FR" w:eastAsia="en-US" w:bidi="ar-SA"/>
      </w:rPr>
    </w:lvl>
    <w:lvl w:ilvl="8" w:tplc="C0B44AA8">
      <w:numFmt w:val="bullet"/>
      <w:lvlText w:val="•"/>
      <w:lvlJc w:val="left"/>
      <w:pPr>
        <w:ind w:left="7806" w:hanging="360"/>
      </w:pPr>
      <w:rPr>
        <w:rFonts w:hint="default"/>
        <w:lang w:val="fr-FR" w:eastAsia="en-US" w:bidi="ar-SA"/>
      </w:rPr>
    </w:lvl>
  </w:abstractNum>
  <w:abstractNum w:abstractNumId="4" w15:restartNumberingAfterBreak="0">
    <w:nsid w:val="04F2644C"/>
    <w:multiLevelType w:val="hybridMultilevel"/>
    <w:tmpl w:val="0250EF70"/>
    <w:lvl w:ilvl="0" w:tplc="8B28F75E">
      <w:start w:val="1"/>
      <w:numFmt w:val="bullet"/>
      <w:lvlText w:val="-"/>
      <w:lvlJc w:val="left"/>
      <w:pPr>
        <w:ind w:left="862" w:hanging="360"/>
      </w:pPr>
      <w:rPr>
        <w:rFonts w:ascii="Arial" w:hAnsi="Aria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5" w15:restartNumberingAfterBreak="0">
    <w:nsid w:val="0BDA4F7A"/>
    <w:multiLevelType w:val="hybridMultilevel"/>
    <w:tmpl w:val="4170E7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A65ABA"/>
    <w:multiLevelType w:val="multilevel"/>
    <w:tmpl w:val="A6D27204"/>
    <w:lvl w:ilvl="0">
      <w:start w:val="12"/>
      <w:numFmt w:val="decimal"/>
      <w:lvlText w:val="%1"/>
      <w:lvlJc w:val="left"/>
      <w:pPr>
        <w:ind w:left="663" w:hanging="442"/>
      </w:pPr>
      <w:rPr>
        <w:rFonts w:hint="default"/>
        <w:lang w:val="fr-FR" w:eastAsia="en-US" w:bidi="ar-SA"/>
      </w:rPr>
    </w:lvl>
    <w:lvl w:ilvl="1">
      <w:start w:val="1"/>
      <w:numFmt w:val="decimal"/>
      <w:lvlText w:val="%1.%2"/>
      <w:lvlJc w:val="left"/>
      <w:pPr>
        <w:ind w:left="663" w:hanging="442"/>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2459" w:hanging="442"/>
      </w:pPr>
      <w:rPr>
        <w:rFonts w:hint="default"/>
        <w:lang w:val="fr-FR" w:eastAsia="en-US" w:bidi="ar-SA"/>
      </w:rPr>
    </w:lvl>
    <w:lvl w:ilvl="3">
      <w:numFmt w:val="bullet"/>
      <w:lvlText w:val="•"/>
      <w:lvlJc w:val="left"/>
      <w:pPr>
        <w:ind w:left="3359" w:hanging="442"/>
      </w:pPr>
      <w:rPr>
        <w:rFonts w:hint="default"/>
        <w:lang w:val="fr-FR" w:eastAsia="en-US" w:bidi="ar-SA"/>
      </w:rPr>
    </w:lvl>
    <w:lvl w:ilvl="4">
      <w:numFmt w:val="bullet"/>
      <w:lvlText w:val="•"/>
      <w:lvlJc w:val="left"/>
      <w:pPr>
        <w:ind w:left="4259" w:hanging="442"/>
      </w:pPr>
      <w:rPr>
        <w:rFonts w:hint="default"/>
        <w:lang w:val="fr-FR" w:eastAsia="en-US" w:bidi="ar-SA"/>
      </w:rPr>
    </w:lvl>
    <w:lvl w:ilvl="5">
      <w:numFmt w:val="bullet"/>
      <w:lvlText w:val="•"/>
      <w:lvlJc w:val="left"/>
      <w:pPr>
        <w:ind w:left="5159" w:hanging="442"/>
      </w:pPr>
      <w:rPr>
        <w:rFonts w:hint="default"/>
        <w:lang w:val="fr-FR" w:eastAsia="en-US" w:bidi="ar-SA"/>
      </w:rPr>
    </w:lvl>
    <w:lvl w:ilvl="6">
      <w:numFmt w:val="bullet"/>
      <w:lvlText w:val="•"/>
      <w:lvlJc w:val="left"/>
      <w:pPr>
        <w:ind w:left="6059" w:hanging="442"/>
      </w:pPr>
      <w:rPr>
        <w:rFonts w:hint="default"/>
        <w:lang w:val="fr-FR" w:eastAsia="en-US" w:bidi="ar-SA"/>
      </w:rPr>
    </w:lvl>
    <w:lvl w:ilvl="7">
      <w:numFmt w:val="bullet"/>
      <w:lvlText w:val="•"/>
      <w:lvlJc w:val="left"/>
      <w:pPr>
        <w:ind w:left="6959" w:hanging="442"/>
      </w:pPr>
      <w:rPr>
        <w:rFonts w:hint="default"/>
        <w:lang w:val="fr-FR" w:eastAsia="en-US" w:bidi="ar-SA"/>
      </w:rPr>
    </w:lvl>
    <w:lvl w:ilvl="8">
      <w:numFmt w:val="bullet"/>
      <w:lvlText w:val="•"/>
      <w:lvlJc w:val="left"/>
      <w:pPr>
        <w:ind w:left="7859" w:hanging="442"/>
      </w:pPr>
      <w:rPr>
        <w:rFonts w:hint="default"/>
        <w:lang w:val="fr-FR" w:eastAsia="en-US" w:bidi="ar-SA"/>
      </w:rPr>
    </w:lvl>
  </w:abstractNum>
  <w:abstractNum w:abstractNumId="7" w15:restartNumberingAfterBreak="0">
    <w:nsid w:val="14DC6E35"/>
    <w:multiLevelType w:val="multilevel"/>
    <w:tmpl w:val="364C82B8"/>
    <w:lvl w:ilvl="0">
      <w:start w:val="17"/>
      <w:numFmt w:val="decimal"/>
      <w:lvlText w:val="%1"/>
      <w:lvlJc w:val="left"/>
      <w:pPr>
        <w:ind w:left="420" w:hanging="420"/>
      </w:pPr>
      <w:rPr>
        <w:rFonts w:hint="default"/>
      </w:rPr>
    </w:lvl>
    <w:lvl w:ilvl="1">
      <w:start w:val="1"/>
      <w:numFmt w:val="decimal"/>
      <w:lvlText w:val="%1.%2"/>
      <w:lvlJc w:val="left"/>
      <w:pPr>
        <w:ind w:left="562" w:hanging="42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 w15:restartNumberingAfterBreak="0">
    <w:nsid w:val="188B4CF1"/>
    <w:multiLevelType w:val="hybridMultilevel"/>
    <w:tmpl w:val="B9DCC3A6"/>
    <w:lvl w:ilvl="0" w:tplc="3C329FFA">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620333"/>
    <w:multiLevelType w:val="hybridMultilevel"/>
    <w:tmpl w:val="39A6E4E0"/>
    <w:lvl w:ilvl="0" w:tplc="5C8C0560">
      <w:start w:val="1"/>
      <w:numFmt w:val="bullet"/>
      <w:lvlText w:val=""/>
      <w:lvlJc w:val="left"/>
      <w:pPr>
        <w:tabs>
          <w:tab w:val="num" w:pos="2061"/>
        </w:tabs>
        <w:ind w:left="206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3ADC5AAA">
      <w:start w:val="101"/>
      <w:numFmt w:val="bullet"/>
      <w:lvlText w:val="-"/>
      <w:lvlJc w:val="left"/>
      <w:pPr>
        <w:tabs>
          <w:tab w:val="num" w:pos="2880"/>
        </w:tabs>
        <w:ind w:left="2880" w:hanging="360"/>
      </w:pPr>
      <w:rPr>
        <w:rFonts w:ascii="Calibri" w:eastAsia="MS Mincho" w:hAnsi="Calibri" w:cs="Times New Roman" w:hint="default"/>
      </w:rPr>
    </w:lvl>
    <w:lvl w:ilvl="4" w:tplc="040C000B">
      <w:start w:val="1"/>
      <w:numFmt w:val="bullet"/>
      <w:lvlText w:val=""/>
      <w:lvlJc w:val="left"/>
      <w:pPr>
        <w:tabs>
          <w:tab w:val="num" w:pos="3600"/>
        </w:tabs>
        <w:ind w:left="3600" w:hanging="360"/>
      </w:pPr>
      <w:rPr>
        <w:rFonts w:ascii="Wingdings" w:hAnsi="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DD4562"/>
    <w:multiLevelType w:val="multilevel"/>
    <w:tmpl w:val="AB488BDA"/>
    <w:lvl w:ilvl="0">
      <w:start w:val="9"/>
      <w:numFmt w:val="decimal"/>
      <w:lvlText w:val="%1"/>
      <w:lvlJc w:val="left"/>
      <w:pPr>
        <w:ind w:left="787" w:hanging="567"/>
      </w:pPr>
      <w:rPr>
        <w:rFonts w:hint="default"/>
        <w:lang w:val="fr-FR" w:eastAsia="en-US" w:bidi="ar-SA"/>
      </w:rPr>
    </w:lvl>
    <w:lvl w:ilvl="1">
      <w:start w:val="1"/>
      <w:numFmt w:val="decimal"/>
      <w:lvlText w:val="%1.%2"/>
      <w:lvlJc w:val="left"/>
      <w:pPr>
        <w:ind w:left="787"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1363" w:hanging="360"/>
      </w:pPr>
      <w:rPr>
        <w:rFonts w:ascii="Calibri Light" w:eastAsia="Calibri Light" w:hAnsi="Calibri Light" w:cs="Calibri Light" w:hint="default"/>
        <w:b w:val="0"/>
        <w:bCs w:val="0"/>
        <w:i w:val="0"/>
        <w:iCs w:val="0"/>
        <w:w w:val="100"/>
        <w:sz w:val="22"/>
        <w:szCs w:val="22"/>
        <w:lang w:val="fr-FR" w:eastAsia="en-US" w:bidi="ar-SA"/>
      </w:rPr>
    </w:lvl>
    <w:lvl w:ilvl="3">
      <w:numFmt w:val="bullet"/>
      <w:lvlText w:val="•"/>
      <w:lvlJc w:val="left"/>
      <w:pPr>
        <w:ind w:left="3095" w:hanging="212"/>
      </w:pPr>
      <w:rPr>
        <w:rFonts w:hint="default"/>
        <w:lang w:val="fr-FR" w:eastAsia="en-US" w:bidi="ar-SA"/>
      </w:rPr>
    </w:lvl>
    <w:lvl w:ilvl="4">
      <w:numFmt w:val="bullet"/>
      <w:lvlText w:val="•"/>
      <w:lvlJc w:val="left"/>
      <w:pPr>
        <w:ind w:left="4033" w:hanging="212"/>
      </w:pPr>
      <w:rPr>
        <w:rFonts w:hint="default"/>
        <w:lang w:val="fr-FR" w:eastAsia="en-US" w:bidi="ar-SA"/>
      </w:rPr>
    </w:lvl>
    <w:lvl w:ilvl="5">
      <w:numFmt w:val="bullet"/>
      <w:lvlText w:val="•"/>
      <w:lvlJc w:val="left"/>
      <w:pPr>
        <w:ind w:left="4970" w:hanging="212"/>
      </w:pPr>
      <w:rPr>
        <w:rFonts w:hint="default"/>
        <w:lang w:val="fr-FR" w:eastAsia="en-US" w:bidi="ar-SA"/>
      </w:rPr>
    </w:lvl>
    <w:lvl w:ilvl="6">
      <w:numFmt w:val="bullet"/>
      <w:lvlText w:val="•"/>
      <w:lvlJc w:val="left"/>
      <w:pPr>
        <w:ind w:left="5908" w:hanging="212"/>
      </w:pPr>
      <w:rPr>
        <w:rFonts w:hint="default"/>
        <w:lang w:val="fr-FR" w:eastAsia="en-US" w:bidi="ar-SA"/>
      </w:rPr>
    </w:lvl>
    <w:lvl w:ilvl="7">
      <w:numFmt w:val="bullet"/>
      <w:lvlText w:val="•"/>
      <w:lvlJc w:val="left"/>
      <w:pPr>
        <w:ind w:left="6846" w:hanging="212"/>
      </w:pPr>
      <w:rPr>
        <w:rFonts w:hint="default"/>
        <w:lang w:val="fr-FR" w:eastAsia="en-US" w:bidi="ar-SA"/>
      </w:rPr>
    </w:lvl>
    <w:lvl w:ilvl="8">
      <w:numFmt w:val="bullet"/>
      <w:lvlText w:val="•"/>
      <w:lvlJc w:val="left"/>
      <w:pPr>
        <w:ind w:left="7783" w:hanging="212"/>
      </w:pPr>
      <w:rPr>
        <w:rFonts w:hint="default"/>
        <w:lang w:val="fr-FR" w:eastAsia="en-US" w:bidi="ar-SA"/>
      </w:rPr>
    </w:lvl>
  </w:abstractNum>
  <w:abstractNum w:abstractNumId="11" w15:restartNumberingAfterBreak="0">
    <w:nsid w:val="1F29274B"/>
    <w:multiLevelType w:val="multilevel"/>
    <w:tmpl w:val="286044C2"/>
    <w:lvl w:ilvl="0">
      <w:start w:val="10"/>
      <w:numFmt w:val="decimal"/>
      <w:lvlText w:val="%1."/>
      <w:lvlJc w:val="left"/>
      <w:pPr>
        <w:ind w:left="480" w:hanging="480"/>
      </w:pPr>
      <w:rPr>
        <w:rFonts w:asciiTheme="minorHAnsi" w:hAnsiTheme="minorHAnsi" w:hint="default"/>
      </w:rPr>
    </w:lvl>
    <w:lvl w:ilvl="1">
      <w:start w:val="2"/>
      <w:numFmt w:val="decimal"/>
      <w:lvlText w:val="%1.%2."/>
      <w:lvlJc w:val="left"/>
      <w:pPr>
        <w:ind w:left="720" w:hanging="720"/>
      </w:pPr>
      <w:rPr>
        <w:rFonts w:asciiTheme="minorHAnsi" w:hAnsiTheme="minorHAnsi" w:hint="default"/>
      </w:rPr>
    </w:lvl>
    <w:lvl w:ilvl="2">
      <w:start w:val="1"/>
      <w:numFmt w:val="decimal"/>
      <w:lvlText w:val="%1.%2.%3."/>
      <w:lvlJc w:val="left"/>
      <w:pPr>
        <w:ind w:left="2160" w:hanging="720"/>
      </w:pPr>
      <w:rPr>
        <w:rFonts w:asciiTheme="minorHAnsi" w:hAnsiTheme="minorHAnsi" w:hint="default"/>
      </w:rPr>
    </w:lvl>
    <w:lvl w:ilvl="3">
      <w:start w:val="1"/>
      <w:numFmt w:val="decimal"/>
      <w:lvlText w:val="%1.%2.%3.%4."/>
      <w:lvlJc w:val="left"/>
      <w:pPr>
        <w:ind w:left="3240" w:hanging="1080"/>
      </w:pPr>
      <w:rPr>
        <w:rFonts w:asciiTheme="minorHAnsi" w:hAnsiTheme="minorHAnsi" w:hint="default"/>
      </w:rPr>
    </w:lvl>
    <w:lvl w:ilvl="4">
      <w:start w:val="1"/>
      <w:numFmt w:val="decimal"/>
      <w:lvlText w:val="%1.%2.%3.%4.%5."/>
      <w:lvlJc w:val="left"/>
      <w:pPr>
        <w:ind w:left="3960" w:hanging="1080"/>
      </w:pPr>
      <w:rPr>
        <w:rFonts w:asciiTheme="minorHAnsi" w:hAnsiTheme="minorHAnsi" w:hint="default"/>
      </w:rPr>
    </w:lvl>
    <w:lvl w:ilvl="5">
      <w:start w:val="1"/>
      <w:numFmt w:val="decimal"/>
      <w:lvlText w:val="%1.%2.%3.%4.%5.%6."/>
      <w:lvlJc w:val="left"/>
      <w:pPr>
        <w:ind w:left="5040" w:hanging="1440"/>
      </w:pPr>
      <w:rPr>
        <w:rFonts w:asciiTheme="minorHAnsi" w:hAnsiTheme="minorHAnsi" w:hint="default"/>
      </w:rPr>
    </w:lvl>
    <w:lvl w:ilvl="6">
      <w:start w:val="1"/>
      <w:numFmt w:val="decimal"/>
      <w:lvlText w:val="%1.%2.%3.%4.%5.%6.%7."/>
      <w:lvlJc w:val="left"/>
      <w:pPr>
        <w:ind w:left="5760" w:hanging="1440"/>
      </w:pPr>
      <w:rPr>
        <w:rFonts w:asciiTheme="minorHAnsi" w:hAnsiTheme="minorHAnsi" w:hint="default"/>
      </w:rPr>
    </w:lvl>
    <w:lvl w:ilvl="7">
      <w:start w:val="1"/>
      <w:numFmt w:val="decimal"/>
      <w:lvlText w:val="%1.%2.%3.%4.%5.%6.%7.%8."/>
      <w:lvlJc w:val="left"/>
      <w:pPr>
        <w:ind w:left="6840" w:hanging="1800"/>
      </w:pPr>
      <w:rPr>
        <w:rFonts w:asciiTheme="minorHAnsi" w:hAnsiTheme="minorHAnsi" w:hint="default"/>
      </w:rPr>
    </w:lvl>
    <w:lvl w:ilvl="8">
      <w:start w:val="1"/>
      <w:numFmt w:val="decimal"/>
      <w:lvlText w:val="%1.%2.%3.%4.%5.%6.%7.%8.%9."/>
      <w:lvlJc w:val="left"/>
      <w:pPr>
        <w:ind w:left="7920" w:hanging="2160"/>
      </w:pPr>
      <w:rPr>
        <w:rFonts w:asciiTheme="minorHAnsi" w:hAnsiTheme="minorHAnsi" w:hint="default"/>
      </w:rPr>
    </w:lvl>
  </w:abstractNum>
  <w:abstractNum w:abstractNumId="12" w15:restartNumberingAfterBreak="0">
    <w:nsid w:val="24BF62BF"/>
    <w:multiLevelType w:val="multilevel"/>
    <w:tmpl w:val="2A927F28"/>
    <w:lvl w:ilvl="0">
      <w:start w:val="9"/>
      <w:numFmt w:val="decimal"/>
      <w:lvlText w:val="%1"/>
      <w:lvlJc w:val="left"/>
      <w:pPr>
        <w:ind w:left="787" w:hanging="567"/>
      </w:pPr>
      <w:rPr>
        <w:rFonts w:hint="default"/>
        <w:lang w:val="fr-FR" w:eastAsia="en-US" w:bidi="ar-SA"/>
      </w:rPr>
    </w:lvl>
    <w:lvl w:ilvl="1">
      <w:start w:val="1"/>
      <w:numFmt w:val="decimal"/>
      <w:lvlText w:val="%1.%2"/>
      <w:lvlJc w:val="left"/>
      <w:pPr>
        <w:ind w:left="787"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1215" w:hanging="212"/>
      </w:pPr>
      <w:rPr>
        <w:rFonts w:ascii="Symbol" w:eastAsia="Symbol" w:hAnsi="Symbol" w:cs="Symbol" w:hint="default"/>
        <w:b w:val="0"/>
        <w:bCs w:val="0"/>
        <w:i w:val="0"/>
        <w:iCs w:val="0"/>
        <w:w w:val="100"/>
        <w:sz w:val="22"/>
        <w:szCs w:val="22"/>
        <w:lang w:val="fr-FR" w:eastAsia="en-US" w:bidi="ar-SA"/>
      </w:rPr>
    </w:lvl>
    <w:lvl w:ilvl="3">
      <w:numFmt w:val="bullet"/>
      <w:lvlText w:val="•"/>
      <w:lvlJc w:val="left"/>
      <w:pPr>
        <w:ind w:left="3095" w:hanging="212"/>
      </w:pPr>
      <w:rPr>
        <w:rFonts w:hint="default"/>
        <w:lang w:val="fr-FR" w:eastAsia="en-US" w:bidi="ar-SA"/>
      </w:rPr>
    </w:lvl>
    <w:lvl w:ilvl="4">
      <w:numFmt w:val="bullet"/>
      <w:lvlText w:val="•"/>
      <w:lvlJc w:val="left"/>
      <w:pPr>
        <w:ind w:left="4033" w:hanging="212"/>
      </w:pPr>
      <w:rPr>
        <w:rFonts w:hint="default"/>
        <w:lang w:val="fr-FR" w:eastAsia="en-US" w:bidi="ar-SA"/>
      </w:rPr>
    </w:lvl>
    <w:lvl w:ilvl="5">
      <w:numFmt w:val="bullet"/>
      <w:lvlText w:val="•"/>
      <w:lvlJc w:val="left"/>
      <w:pPr>
        <w:ind w:left="4970" w:hanging="212"/>
      </w:pPr>
      <w:rPr>
        <w:rFonts w:hint="default"/>
        <w:lang w:val="fr-FR" w:eastAsia="en-US" w:bidi="ar-SA"/>
      </w:rPr>
    </w:lvl>
    <w:lvl w:ilvl="6">
      <w:numFmt w:val="bullet"/>
      <w:lvlText w:val="•"/>
      <w:lvlJc w:val="left"/>
      <w:pPr>
        <w:ind w:left="5908" w:hanging="212"/>
      </w:pPr>
      <w:rPr>
        <w:rFonts w:hint="default"/>
        <w:lang w:val="fr-FR" w:eastAsia="en-US" w:bidi="ar-SA"/>
      </w:rPr>
    </w:lvl>
    <w:lvl w:ilvl="7">
      <w:numFmt w:val="bullet"/>
      <w:lvlText w:val="•"/>
      <w:lvlJc w:val="left"/>
      <w:pPr>
        <w:ind w:left="6846" w:hanging="212"/>
      </w:pPr>
      <w:rPr>
        <w:rFonts w:hint="default"/>
        <w:lang w:val="fr-FR" w:eastAsia="en-US" w:bidi="ar-SA"/>
      </w:rPr>
    </w:lvl>
    <w:lvl w:ilvl="8">
      <w:numFmt w:val="bullet"/>
      <w:lvlText w:val="•"/>
      <w:lvlJc w:val="left"/>
      <w:pPr>
        <w:ind w:left="7783" w:hanging="212"/>
      </w:pPr>
      <w:rPr>
        <w:rFonts w:hint="default"/>
        <w:lang w:val="fr-FR" w:eastAsia="en-US" w:bidi="ar-SA"/>
      </w:rPr>
    </w:lvl>
  </w:abstractNum>
  <w:abstractNum w:abstractNumId="13" w15:restartNumberingAfterBreak="0">
    <w:nsid w:val="25C352F4"/>
    <w:multiLevelType w:val="multilevel"/>
    <w:tmpl w:val="DA42D732"/>
    <w:lvl w:ilvl="0">
      <w:start w:val="8"/>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266C467F"/>
    <w:multiLevelType w:val="hybridMultilevel"/>
    <w:tmpl w:val="6BA2B742"/>
    <w:lvl w:ilvl="0" w:tplc="66704BDE">
      <w:numFmt w:val="bullet"/>
      <w:lvlText w:val="•"/>
      <w:lvlJc w:val="left"/>
      <w:pPr>
        <w:ind w:left="1065" w:hanging="705"/>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C20CC4"/>
    <w:multiLevelType w:val="hybridMultilevel"/>
    <w:tmpl w:val="C29454B2"/>
    <w:lvl w:ilvl="0" w:tplc="AA1EAD62">
      <w:start w:val="1"/>
      <w:numFmt w:val="lowerRoman"/>
      <w:lvlText w:val="(%1)"/>
      <w:lvlJc w:val="left"/>
      <w:pPr>
        <w:ind w:left="787" w:hanging="567"/>
      </w:pPr>
      <w:rPr>
        <w:rFonts w:ascii="Calibri Light" w:eastAsia="Calibri Light" w:hAnsi="Calibri Light" w:cs="Calibri Light" w:hint="default"/>
        <w:b w:val="0"/>
        <w:bCs w:val="0"/>
        <w:i w:val="0"/>
        <w:iCs w:val="0"/>
        <w:spacing w:val="-1"/>
        <w:w w:val="100"/>
        <w:sz w:val="22"/>
        <w:szCs w:val="22"/>
        <w:lang w:val="fr-FR" w:eastAsia="en-US" w:bidi="ar-SA"/>
      </w:rPr>
    </w:lvl>
    <w:lvl w:ilvl="1" w:tplc="1B70FD9A">
      <w:start w:val="1"/>
      <w:numFmt w:val="lowerLetter"/>
      <w:lvlText w:val="%2)"/>
      <w:lvlJc w:val="left"/>
      <w:pPr>
        <w:ind w:left="940" w:hanging="361"/>
      </w:pPr>
      <w:rPr>
        <w:rFonts w:ascii="Calibri Light" w:eastAsia="Calibri Light" w:hAnsi="Calibri Light" w:cs="Calibri Light" w:hint="default"/>
        <w:b w:val="0"/>
        <w:bCs w:val="0"/>
        <w:i w:val="0"/>
        <w:iCs w:val="0"/>
        <w:spacing w:val="-1"/>
        <w:w w:val="100"/>
        <w:sz w:val="22"/>
        <w:szCs w:val="22"/>
        <w:lang w:val="fr-FR" w:eastAsia="en-US" w:bidi="ar-SA"/>
      </w:rPr>
    </w:lvl>
    <w:lvl w:ilvl="2" w:tplc="9A7272DE">
      <w:numFmt w:val="bullet"/>
      <w:lvlText w:val="•"/>
      <w:lvlJc w:val="left"/>
      <w:pPr>
        <w:ind w:left="1908" w:hanging="361"/>
      </w:pPr>
      <w:rPr>
        <w:rFonts w:hint="default"/>
        <w:lang w:val="fr-FR" w:eastAsia="en-US" w:bidi="ar-SA"/>
      </w:rPr>
    </w:lvl>
    <w:lvl w:ilvl="3" w:tplc="30B63F3A">
      <w:numFmt w:val="bullet"/>
      <w:lvlText w:val="•"/>
      <w:lvlJc w:val="left"/>
      <w:pPr>
        <w:ind w:left="2877" w:hanging="361"/>
      </w:pPr>
      <w:rPr>
        <w:rFonts w:hint="default"/>
        <w:lang w:val="fr-FR" w:eastAsia="en-US" w:bidi="ar-SA"/>
      </w:rPr>
    </w:lvl>
    <w:lvl w:ilvl="4" w:tplc="F1E80F12">
      <w:numFmt w:val="bullet"/>
      <w:lvlText w:val="•"/>
      <w:lvlJc w:val="left"/>
      <w:pPr>
        <w:ind w:left="3846" w:hanging="361"/>
      </w:pPr>
      <w:rPr>
        <w:rFonts w:hint="default"/>
        <w:lang w:val="fr-FR" w:eastAsia="en-US" w:bidi="ar-SA"/>
      </w:rPr>
    </w:lvl>
    <w:lvl w:ilvl="5" w:tplc="83C81BF2">
      <w:numFmt w:val="bullet"/>
      <w:lvlText w:val="•"/>
      <w:lvlJc w:val="left"/>
      <w:pPr>
        <w:ind w:left="4815" w:hanging="361"/>
      </w:pPr>
      <w:rPr>
        <w:rFonts w:hint="default"/>
        <w:lang w:val="fr-FR" w:eastAsia="en-US" w:bidi="ar-SA"/>
      </w:rPr>
    </w:lvl>
    <w:lvl w:ilvl="6" w:tplc="7024A57E">
      <w:numFmt w:val="bullet"/>
      <w:lvlText w:val="•"/>
      <w:lvlJc w:val="left"/>
      <w:pPr>
        <w:ind w:left="5784" w:hanging="361"/>
      </w:pPr>
      <w:rPr>
        <w:rFonts w:hint="default"/>
        <w:lang w:val="fr-FR" w:eastAsia="en-US" w:bidi="ar-SA"/>
      </w:rPr>
    </w:lvl>
    <w:lvl w:ilvl="7" w:tplc="7F86AC24">
      <w:numFmt w:val="bullet"/>
      <w:lvlText w:val="•"/>
      <w:lvlJc w:val="left"/>
      <w:pPr>
        <w:ind w:left="6752" w:hanging="361"/>
      </w:pPr>
      <w:rPr>
        <w:rFonts w:hint="default"/>
        <w:lang w:val="fr-FR" w:eastAsia="en-US" w:bidi="ar-SA"/>
      </w:rPr>
    </w:lvl>
    <w:lvl w:ilvl="8" w:tplc="655C03B8">
      <w:numFmt w:val="bullet"/>
      <w:lvlText w:val="•"/>
      <w:lvlJc w:val="left"/>
      <w:pPr>
        <w:ind w:left="7721" w:hanging="361"/>
      </w:pPr>
      <w:rPr>
        <w:rFonts w:hint="default"/>
        <w:lang w:val="fr-FR" w:eastAsia="en-US" w:bidi="ar-SA"/>
      </w:rPr>
    </w:lvl>
  </w:abstractNum>
  <w:abstractNum w:abstractNumId="16" w15:restartNumberingAfterBreak="0">
    <w:nsid w:val="276A3F0C"/>
    <w:multiLevelType w:val="hybridMultilevel"/>
    <w:tmpl w:val="EBD01A94"/>
    <w:lvl w:ilvl="0" w:tplc="BF801246">
      <w:start w:val="101"/>
      <w:numFmt w:val="bullet"/>
      <w:lvlText w:val="-"/>
      <w:lvlJc w:val="left"/>
      <w:pPr>
        <w:ind w:left="720" w:hanging="360"/>
      </w:pPr>
      <w:rPr>
        <w:rFonts w:ascii="Arial Narrow" w:eastAsia="Calibri" w:hAnsi="Arial Narrow" w:cs="Times New Roman" w:hint="default"/>
      </w:rPr>
    </w:lvl>
    <w:lvl w:ilvl="1" w:tplc="1E5CF6FA">
      <w:numFmt w:val="bullet"/>
      <w:lvlText w:val="-"/>
      <w:lvlJc w:val="left"/>
      <w:pPr>
        <w:ind w:left="1440" w:hanging="360"/>
      </w:pPr>
      <w:rPr>
        <w:rFonts w:ascii="Heebo Thin" w:hAnsi="Heebo Thin" w:hint="default"/>
        <w:b/>
        <w:i w:val="0"/>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847C9E"/>
    <w:multiLevelType w:val="hybridMultilevel"/>
    <w:tmpl w:val="21BEEF28"/>
    <w:lvl w:ilvl="0" w:tplc="90849A4A">
      <w:start w:val="1"/>
      <w:numFmt w:val="upperLetter"/>
      <w:lvlText w:val="(%1)"/>
      <w:lvlJc w:val="left"/>
      <w:pPr>
        <w:ind w:left="941" w:hanging="721"/>
      </w:pPr>
      <w:rPr>
        <w:rFonts w:ascii="Calibri Light" w:eastAsia="Calibri Light" w:hAnsi="Calibri Light" w:cs="Calibri Light" w:hint="default"/>
        <w:b w:val="0"/>
        <w:bCs w:val="0"/>
        <w:i w:val="0"/>
        <w:iCs w:val="0"/>
        <w:spacing w:val="0"/>
        <w:w w:val="100"/>
        <w:sz w:val="22"/>
        <w:szCs w:val="22"/>
        <w:lang w:val="fr-FR" w:eastAsia="en-US" w:bidi="ar-SA"/>
      </w:rPr>
    </w:lvl>
    <w:lvl w:ilvl="1" w:tplc="80EC565E">
      <w:numFmt w:val="bullet"/>
      <w:lvlText w:val="-"/>
      <w:lvlJc w:val="left"/>
      <w:pPr>
        <w:ind w:left="1661" w:hanging="360"/>
      </w:pPr>
      <w:rPr>
        <w:rFonts w:ascii="Arial" w:eastAsia="Arial" w:hAnsi="Arial" w:cs="Arial" w:hint="default"/>
        <w:b w:val="0"/>
        <w:bCs w:val="0"/>
        <w:i w:val="0"/>
        <w:iCs w:val="0"/>
        <w:w w:val="100"/>
        <w:sz w:val="22"/>
        <w:szCs w:val="22"/>
        <w:lang w:val="fr-FR" w:eastAsia="en-US" w:bidi="ar-SA"/>
      </w:rPr>
    </w:lvl>
    <w:lvl w:ilvl="2" w:tplc="A462D5AA">
      <w:numFmt w:val="bullet"/>
      <w:lvlText w:val="•"/>
      <w:lvlJc w:val="left"/>
      <w:pPr>
        <w:ind w:left="2548" w:hanging="360"/>
      </w:pPr>
      <w:rPr>
        <w:rFonts w:hint="default"/>
        <w:lang w:val="fr-FR" w:eastAsia="en-US" w:bidi="ar-SA"/>
      </w:rPr>
    </w:lvl>
    <w:lvl w:ilvl="3" w:tplc="813A08C6">
      <w:numFmt w:val="bullet"/>
      <w:lvlText w:val="•"/>
      <w:lvlJc w:val="left"/>
      <w:pPr>
        <w:ind w:left="3437" w:hanging="360"/>
      </w:pPr>
      <w:rPr>
        <w:rFonts w:hint="default"/>
        <w:lang w:val="fr-FR" w:eastAsia="en-US" w:bidi="ar-SA"/>
      </w:rPr>
    </w:lvl>
    <w:lvl w:ilvl="4" w:tplc="D9B8014C">
      <w:numFmt w:val="bullet"/>
      <w:lvlText w:val="•"/>
      <w:lvlJc w:val="left"/>
      <w:pPr>
        <w:ind w:left="4326" w:hanging="360"/>
      </w:pPr>
      <w:rPr>
        <w:rFonts w:hint="default"/>
        <w:lang w:val="fr-FR" w:eastAsia="en-US" w:bidi="ar-SA"/>
      </w:rPr>
    </w:lvl>
    <w:lvl w:ilvl="5" w:tplc="06623C38">
      <w:numFmt w:val="bullet"/>
      <w:lvlText w:val="•"/>
      <w:lvlJc w:val="left"/>
      <w:pPr>
        <w:ind w:left="5215" w:hanging="360"/>
      </w:pPr>
      <w:rPr>
        <w:rFonts w:hint="default"/>
        <w:lang w:val="fr-FR" w:eastAsia="en-US" w:bidi="ar-SA"/>
      </w:rPr>
    </w:lvl>
    <w:lvl w:ilvl="6" w:tplc="94D67D2E">
      <w:numFmt w:val="bullet"/>
      <w:lvlText w:val="•"/>
      <w:lvlJc w:val="left"/>
      <w:pPr>
        <w:ind w:left="6104" w:hanging="360"/>
      </w:pPr>
      <w:rPr>
        <w:rFonts w:hint="default"/>
        <w:lang w:val="fr-FR" w:eastAsia="en-US" w:bidi="ar-SA"/>
      </w:rPr>
    </w:lvl>
    <w:lvl w:ilvl="7" w:tplc="E982BFB6">
      <w:numFmt w:val="bullet"/>
      <w:lvlText w:val="•"/>
      <w:lvlJc w:val="left"/>
      <w:pPr>
        <w:ind w:left="6992" w:hanging="360"/>
      </w:pPr>
      <w:rPr>
        <w:rFonts w:hint="default"/>
        <w:lang w:val="fr-FR" w:eastAsia="en-US" w:bidi="ar-SA"/>
      </w:rPr>
    </w:lvl>
    <w:lvl w:ilvl="8" w:tplc="1F5EA010">
      <w:numFmt w:val="bullet"/>
      <w:lvlText w:val="•"/>
      <w:lvlJc w:val="left"/>
      <w:pPr>
        <w:ind w:left="7881" w:hanging="360"/>
      </w:pPr>
      <w:rPr>
        <w:rFonts w:hint="default"/>
        <w:lang w:val="fr-FR" w:eastAsia="en-US" w:bidi="ar-SA"/>
      </w:rPr>
    </w:lvl>
  </w:abstractNum>
  <w:abstractNum w:abstractNumId="18" w15:restartNumberingAfterBreak="0">
    <w:nsid w:val="2E761C6C"/>
    <w:multiLevelType w:val="hybridMultilevel"/>
    <w:tmpl w:val="FC747D08"/>
    <w:lvl w:ilvl="0" w:tplc="35242E62">
      <w:start w:val="1"/>
      <w:numFmt w:val="decimal"/>
      <w:pStyle w:val="Entetes"/>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2C97803"/>
    <w:multiLevelType w:val="multilevel"/>
    <w:tmpl w:val="D1649EF4"/>
    <w:lvl w:ilvl="0">
      <w:start w:val="19"/>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0" w15:restartNumberingAfterBreak="0">
    <w:nsid w:val="36B32AF5"/>
    <w:multiLevelType w:val="multilevel"/>
    <w:tmpl w:val="58F889BA"/>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9040974"/>
    <w:multiLevelType w:val="hybridMultilevel"/>
    <w:tmpl w:val="504CECC8"/>
    <w:lvl w:ilvl="0" w:tplc="ABE4F140">
      <w:start w:val="1"/>
      <w:numFmt w:val="upperLetter"/>
      <w:lvlText w:val="(%1)"/>
      <w:lvlJc w:val="left"/>
      <w:pPr>
        <w:tabs>
          <w:tab w:val="num" w:pos="720"/>
        </w:tabs>
        <w:ind w:left="720" w:hanging="360"/>
      </w:pPr>
      <w:rPr>
        <w:rFonts w:hint="default"/>
        <w:b/>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3A4C479B"/>
    <w:multiLevelType w:val="multilevel"/>
    <w:tmpl w:val="8E48E456"/>
    <w:lvl w:ilvl="0">
      <w:start w:val="8"/>
      <w:numFmt w:val="decimal"/>
      <w:lvlText w:val="%1"/>
      <w:lvlJc w:val="left"/>
      <w:pPr>
        <w:ind w:left="360" w:hanging="360"/>
      </w:pPr>
      <w:rPr>
        <w:rFonts w:asciiTheme="minorHAnsi" w:hAnsiTheme="minorHAnsi" w:hint="default"/>
        <w:i w:val="0"/>
      </w:rPr>
    </w:lvl>
    <w:lvl w:ilvl="1">
      <w:start w:val="2"/>
      <w:numFmt w:val="decimal"/>
      <w:lvlText w:val="%1.%2"/>
      <w:lvlJc w:val="left"/>
      <w:pPr>
        <w:ind w:left="360" w:hanging="360"/>
      </w:pPr>
      <w:rPr>
        <w:rFonts w:asciiTheme="minorHAnsi" w:hAnsiTheme="minorHAnsi" w:hint="default"/>
        <w:i w:val="0"/>
      </w:rPr>
    </w:lvl>
    <w:lvl w:ilvl="2">
      <w:start w:val="1"/>
      <w:numFmt w:val="decimal"/>
      <w:lvlText w:val="%1.%2.%3"/>
      <w:lvlJc w:val="left"/>
      <w:pPr>
        <w:ind w:left="720" w:hanging="720"/>
      </w:pPr>
      <w:rPr>
        <w:rFonts w:asciiTheme="minorHAnsi" w:hAnsiTheme="minorHAnsi" w:hint="default"/>
        <w:i w:val="0"/>
      </w:rPr>
    </w:lvl>
    <w:lvl w:ilvl="3">
      <w:start w:val="1"/>
      <w:numFmt w:val="decimal"/>
      <w:lvlText w:val="%1.%2.%3.%4"/>
      <w:lvlJc w:val="left"/>
      <w:pPr>
        <w:ind w:left="1080" w:hanging="1080"/>
      </w:pPr>
      <w:rPr>
        <w:rFonts w:asciiTheme="minorHAnsi" w:hAnsiTheme="minorHAnsi" w:hint="default"/>
        <w:i w:val="0"/>
      </w:rPr>
    </w:lvl>
    <w:lvl w:ilvl="4">
      <w:start w:val="1"/>
      <w:numFmt w:val="decimal"/>
      <w:lvlText w:val="%1.%2.%3.%4.%5"/>
      <w:lvlJc w:val="left"/>
      <w:pPr>
        <w:ind w:left="1080" w:hanging="1080"/>
      </w:pPr>
      <w:rPr>
        <w:rFonts w:asciiTheme="minorHAnsi" w:hAnsiTheme="minorHAnsi" w:hint="default"/>
        <w:i w:val="0"/>
      </w:rPr>
    </w:lvl>
    <w:lvl w:ilvl="5">
      <w:start w:val="1"/>
      <w:numFmt w:val="decimal"/>
      <w:lvlText w:val="%1.%2.%3.%4.%5.%6"/>
      <w:lvlJc w:val="left"/>
      <w:pPr>
        <w:ind w:left="1440" w:hanging="1440"/>
      </w:pPr>
      <w:rPr>
        <w:rFonts w:asciiTheme="minorHAnsi" w:hAnsiTheme="minorHAnsi" w:hint="default"/>
        <w:i w:val="0"/>
      </w:rPr>
    </w:lvl>
    <w:lvl w:ilvl="6">
      <w:start w:val="1"/>
      <w:numFmt w:val="decimal"/>
      <w:lvlText w:val="%1.%2.%3.%4.%5.%6.%7"/>
      <w:lvlJc w:val="left"/>
      <w:pPr>
        <w:ind w:left="1440" w:hanging="1440"/>
      </w:pPr>
      <w:rPr>
        <w:rFonts w:asciiTheme="minorHAnsi" w:hAnsiTheme="minorHAnsi" w:hint="default"/>
        <w:i w:val="0"/>
      </w:rPr>
    </w:lvl>
    <w:lvl w:ilvl="7">
      <w:start w:val="1"/>
      <w:numFmt w:val="decimal"/>
      <w:lvlText w:val="%1.%2.%3.%4.%5.%6.%7.%8"/>
      <w:lvlJc w:val="left"/>
      <w:pPr>
        <w:ind w:left="1800" w:hanging="1800"/>
      </w:pPr>
      <w:rPr>
        <w:rFonts w:asciiTheme="minorHAnsi" w:hAnsiTheme="minorHAnsi" w:hint="default"/>
        <w:i w:val="0"/>
      </w:rPr>
    </w:lvl>
    <w:lvl w:ilvl="8">
      <w:start w:val="1"/>
      <w:numFmt w:val="decimal"/>
      <w:lvlText w:val="%1.%2.%3.%4.%5.%6.%7.%8.%9"/>
      <w:lvlJc w:val="left"/>
      <w:pPr>
        <w:ind w:left="1800" w:hanging="1800"/>
      </w:pPr>
      <w:rPr>
        <w:rFonts w:asciiTheme="minorHAnsi" w:hAnsiTheme="minorHAnsi" w:hint="default"/>
        <w:i w:val="0"/>
      </w:rPr>
    </w:lvl>
  </w:abstractNum>
  <w:abstractNum w:abstractNumId="23" w15:restartNumberingAfterBreak="0">
    <w:nsid w:val="3B001D33"/>
    <w:multiLevelType w:val="multilevel"/>
    <w:tmpl w:val="AFE217CA"/>
    <w:lvl w:ilvl="0">
      <w:start w:val="19"/>
      <w:numFmt w:val="decimal"/>
      <w:lvlText w:val="%1"/>
      <w:lvlJc w:val="left"/>
      <w:pPr>
        <w:ind w:left="929" w:hanging="708"/>
      </w:pPr>
      <w:rPr>
        <w:rFonts w:hint="default"/>
        <w:lang w:val="fr-FR" w:eastAsia="en-US" w:bidi="ar-SA"/>
      </w:rPr>
    </w:lvl>
    <w:lvl w:ilvl="1">
      <w:start w:val="1"/>
      <w:numFmt w:val="decimal"/>
      <w:lvlText w:val="%1.%2."/>
      <w:lvlJc w:val="left"/>
      <w:pPr>
        <w:ind w:left="929" w:hanging="708"/>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941" w:hanging="360"/>
      </w:pPr>
      <w:rPr>
        <w:rFonts w:ascii="Wingdings" w:eastAsia="Wingdings" w:hAnsi="Wingdings" w:cs="Wingdings" w:hint="default"/>
        <w:b w:val="0"/>
        <w:bCs w:val="0"/>
        <w:i w:val="0"/>
        <w:iCs w:val="0"/>
        <w:w w:val="100"/>
        <w:sz w:val="22"/>
        <w:szCs w:val="22"/>
        <w:lang w:val="fr-FR" w:eastAsia="en-US" w:bidi="ar-SA"/>
      </w:rPr>
    </w:lvl>
    <w:lvl w:ilvl="3">
      <w:numFmt w:val="bullet"/>
      <w:lvlText w:val="•"/>
      <w:lvlJc w:val="left"/>
      <w:pPr>
        <w:ind w:left="2877" w:hanging="360"/>
      </w:pPr>
      <w:rPr>
        <w:rFonts w:hint="default"/>
        <w:lang w:val="fr-FR" w:eastAsia="en-US" w:bidi="ar-SA"/>
      </w:rPr>
    </w:lvl>
    <w:lvl w:ilvl="4">
      <w:numFmt w:val="bullet"/>
      <w:lvlText w:val="•"/>
      <w:lvlJc w:val="left"/>
      <w:pPr>
        <w:ind w:left="3846" w:hanging="360"/>
      </w:pPr>
      <w:rPr>
        <w:rFonts w:hint="default"/>
        <w:lang w:val="fr-FR" w:eastAsia="en-US" w:bidi="ar-SA"/>
      </w:rPr>
    </w:lvl>
    <w:lvl w:ilvl="5">
      <w:numFmt w:val="bullet"/>
      <w:lvlText w:val="•"/>
      <w:lvlJc w:val="left"/>
      <w:pPr>
        <w:ind w:left="4815" w:hanging="360"/>
      </w:pPr>
      <w:rPr>
        <w:rFonts w:hint="default"/>
        <w:lang w:val="fr-FR" w:eastAsia="en-US" w:bidi="ar-SA"/>
      </w:rPr>
    </w:lvl>
    <w:lvl w:ilvl="6">
      <w:numFmt w:val="bullet"/>
      <w:lvlText w:val="•"/>
      <w:lvlJc w:val="left"/>
      <w:pPr>
        <w:ind w:left="5784" w:hanging="360"/>
      </w:pPr>
      <w:rPr>
        <w:rFonts w:hint="default"/>
        <w:lang w:val="fr-FR" w:eastAsia="en-US" w:bidi="ar-SA"/>
      </w:rPr>
    </w:lvl>
    <w:lvl w:ilvl="7">
      <w:numFmt w:val="bullet"/>
      <w:lvlText w:val="•"/>
      <w:lvlJc w:val="left"/>
      <w:pPr>
        <w:ind w:left="6752" w:hanging="360"/>
      </w:pPr>
      <w:rPr>
        <w:rFonts w:hint="default"/>
        <w:lang w:val="fr-FR" w:eastAsia="en-US" w:bidi="ar-SA"/>
      </w:rPr>
    </w:lvl>
    <w:lvl w:ilvl="8">
      <w:numFmt w:val="bullet"/>
      <w:lvlText w:val="•"/>
      <w:lvlJc w:val="left"/>
      <w:pPr>
        <w:ind w:left="7721" w:hanging="360"/>
      </w:pPr>
      <w:rPr>
        <w:rFonts w:hint="default"/>
        <w:lang w:val="fr-FR" w:eastAsia="en-US" w:bidi="ar-SA"/>
      </w:rPr>
    </w:lvl>
  </w:abstractNum>
  <w:abstractNum w:abstractNumId="24" w15:restartNumberingAfterBreak="0">
    <w:nsid w:val="3C537EB9"/>
    <w:multiLevelType w:val="multilevel"/>
    <w:tmpl w:val="CA56EC54"/>
    <w:lvl w:ilvl="0">
      <w:start w:val="5"/>
      <w:numFmt w:val="decimal"/>
      <w:lvlText w:val="%1"/>
      <w:lvlJc w:val="left"/>
      <w:pPr>
        <w:ind w:left="788" w:hanging="567"/>
      </w:pPr>
      <w:rPr>
        <w:rFonts w:hint="default"/>
        <w:lang w:val="fr-FR" w:eastAsia="en-US" w:bidi="ar-SA"/>
      </w:rPr>
    </w:lvl>
    <w:lvl w:ilvl="1">
      <w:start w:val="1"/>
      <w:numFmt w:val="decimal"/>
      <w:lvlText w:val="%1.%2"/>
      <w:lvlJc w:val="left"/>
      <w:pPr>
        <w:ind w:left="788"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2555" w:hanging="567"/>
      </w:pPr>
      <w:rPr>
        <w:rFonts w:hint="default"/>
        <w:lang w:val="fr-FR" w:eastAsia="en-US" w:bidi="ar-SA"/>
      </w:rPr>
    </w:lvl>
    <w:lvl w:ilvl="3">
      <w:numFmt w:val="bullet"/>
      <w:lvlText w:val="•"/>
      <w:lvlJc w:val="left"/>
      <w:pPr>
        <w:ind w:left="3443" w:hanging="567"/>
      </w:pPr>
      <w:rPr>
        <w:rFonts w:hint="default"/>
        <w:lang w:val="fr-FR" w:eastAsia="en-US" w:bidi="ar-SA"/>
      </w:rPr>
    </w:lvl>
    <w:lvl w:ilvl="4">
      <w:numFmt w:val="bullet"/>
      <w:lvlText w:val="•"/>
      <w:lvlJc w:val="left"/>
      <w:pPr>
        <w:ind w:left="4331" w:hanging="567"/>
      </w:pPr>
      <w:rPr>
        <w:rFonts w:hint="default"/>
        <w:lang w:val="fr-FR" w:eastAsia="en-US" w:bidi="ar-SA"/>
      </w:rPr>
    </w:lvl>
    <w:lvl w:ilvl="5">
      <w:numFmt w:val="bullet"/>
      <w:lvlText w:val="•"/>
      <w:lvlJc w:val="left"/>
      <w:pPr>
        <w:ind w:left="5219" w:hanging="567"/>
      </w:pPr>
      <w:rPr>
        <w:rFonts w:hint="default"/>
        <w:lang w:val="fr-FR" w:eastAsia="en-US" w:bidi="ar-SA"/>
      </w:rPr>
    </w:lvl>
    <w:lvl w:ilvl="6">
      <w:numFmt w:val="bullet"/>
      <w:lvlText w:val="•"/>
      <w:lvlJc w:val="left"/>
      <w:pPr>
        <w:ind w:left="6107" w:hanging="567"/>
      </w:pPr>
      <w:rPr>
        <w:rFonts w:hint="default"/>
        <w:lang w:val="fr-FR" w:eastAsia="en-US" w:bidi="ar-SA"/>
      </w:rPr>
    </w:lvl>
    <w:lvl w:ilvl="7">
      <w:numFmt w:val="bullet"/>
      <w:lvlText w:val="•"/>
      <w:lvlJc w:val="left"/>
      <w:pPr>
        <w:ind w:left="6995" w:hanging="567"/>
      </w:pPr>
      <w:rPr>
        <w:rFonts w:hint="default"/>
        <w:lang w:val="fr-FR" w:eastAsia="en-US" w:bidi="ar-SA"/>
      </w:rPr>
    </w:lvl>
    <w:lvl w:ilvl="8">
      <w:numFmt w:val="bullet"/>
      <w:lvlText w:val="•"/>
      <w:lvlJc w:val="left"/>
      <w:pPr>
        <w:ind w:left="7883" w:hanging="567"/>
      </w:pPr>
      <w:rPr>
        <w:rFonts w:hint="default"/>
        <w:lang w:val="fr-FR" w:eastAsia="en-US" w:bidi="ar-SA"/>
      </w:rPr>
    </w:lvl>
  </w:abstractNum>
  <w:abstractNum w:abstractNumId="25" w15:restartNumberingAfterBreak="0">
    <w:nsid w:val="3D017CBA"/>
    <w:multiLevelType w:val="multilevel"/>
    <w:tmpl w:val="9CA61E64"/>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6" w15:restartNumberingAfterBreak="0">
    <w:nsid w:val="3F0729B4"/>
    <w:multiLevelType w:val="hybridMultilevel"/>
    <w:tmpl w:val="579C59A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7" w15:restartNumberingAfterBreak="0">
    <w:nsid w:val="49440A49"/>
    <w:multiLevelType w:val="hybridMultilevel"/>
    <w:tmpl w:val="DC740E88"/>
    <w:lvl w:ilvl="0" w:tplc="564273C6">
      <w:start w:val="3"/>
      <w:numFmt w:val="bullet"/>
      <w:lvlText w:val="-"/>
      <w:lvlJc w:val="left"/>
      <w:pPr>
        <w:ind w:left="502" w:hanging="360"/>
      </w:pPr>
      <w:rPr>
        <w:rFonts w:ascii="Arial" w:eastAsiaTheme="minorHAnsi" w:hAnsi="Arial" w:cs="Aria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4989614C"/>
    <w:multiLevelType w:val="multilevel"/>
    <w:tmpl w:val="BAFAA252"/>
    <w:lvl w:ilvl="0">
      <w:start w:val="10"/>
      <w:numFmt w:val="decimal"/>
      <w:lvlText w:val="%1"/>
      <w:lvlJc w:val="left"/>
      <w:pPr>
        <w:ind w:left="420" w:hanging="420"/>
      </w:pPr>
      <w:rPr>
        <w:rFonts w:asciiTheme="minorHAnsi" w:hAnsiTheme="minorHAnsi" w:hint="default"/>
      </w:rPr>
    </w:lvl>
    <w:lvl w:ilvl="1">
      <w:start w:val="1"/>
      <w:numFmt w:val="decimal"/>
      <w:lvlText w:val="%1.%2"/>
      <w:lvlJc w:val="left"/>
      <w:pPr>
        <w:ind w:left="420" w:hanging="420"/>
      </w:pPr>
      <w:rPr>
        <w:rFonts w:asciiTheme="minorHAnsi" w:hAnsiTheme="minorHAnsi" w:hint="default"/>
      </w:rPr>
    </w:lvl>
    <w:lvl w:ilvl="2">
      <w:start w:val="1"/>
      <w:numFmt w:val="decimal"/>
      <w:lvlText w:val="%1.%2.%3"/>
      <w:lvlJc w:val="left"/>
      <w:pPr>
        <w:ind w:left="720" w:hanging="720"/>
      </w:pPr>
      <w:rPr>
        <w:rFonts w:asciiTheme="minorHAnsi" w:hAnsiTheme="minorHAnsi" w:hint="default"/>
      </w:rPr>
    </w:lvl>
    <w:lvl w:ilvl="3">
      <w:start w:val="1"/>
      <w:numFmt w:val="decimal"/>
      <w:lvlText w:val="%1.%2.%3.%4"/>
      <w:lvlJc w:val="left"/>
      <w:pPr>
        <w:ind w:left="1080" w:hanging="1080"/>
      </w:pPr>
      <w:rPr>
        <w:rFonts w:asciiTheme="minorHAnsi" w:hAnsiTheme="minorHAnsi" w:hint="default"/>
      </w:rPr>
    </w:lvl>
    <w:lvl w:ilvl="4">
      <w:start w:val="1"/>
      <w:numFmt w:val="decimal"/>
      <w:lvlText w:val="%1.%2.%3.%4.%5"/>
      <w:lvlJc w:val="left"/>
      <w:pPr>
        <w:ind w:left="1080" w:hanging="1080"/>
      </w:pPr>
      <w:rPr>
        <w:rFonts w:asciiTheme="minorHAnsi" w:hAnsiTheme="minorHAnsi" w:hint="default"/>
      </w:rPr>
    </w:lvl>
    <w:lvl w:ilvl="5">
      <w:start w:val="1"/>
      <w:numFmt w:val="decimal"/>
      <w:lvlText w:val="%1.%2.%3.%4.%5.%6"/>
      <w:lvlJc w:val="left"/>
      <w:pPr>
        <w:ind w:left="1440" w:hanging="1440"/>
      </w:pPr>
      <w:rPr>
        <w:rFonts w:asciiTheme="minorHAnsi" w:hAnsiTheme="minorHAnsi" w:hint="default"/>
      </w:rPr>
    </w:lvl>
    <w:lvl w:ilvl="6">
      <w:start w:val="1"/>
      <w:numFmt w:val="decimal"/>
      <w:lvlText w:val="%1.%2.%3.%4.%5.%6.%7"/>
      <w:lvlJc w:val="left"/>
      <w:pPr>
        <w:ind w:left="1440" w:hanging="1440"/>
      </w:pPr>
      <w:rPr>
        <w:rFonts w:asciiTheme="minorHAnsi" w:hAnsiTheme="minorHAnsi" w:hint="default"/>
      </w:rPr>
    </w:lvl>
    <w:lvl w:ilvl="7">
      <w:start w:val="1"/>
      <w:numFmt w:val="decimal"/>
      <w:lvlText w:val="%1.%2.%3.%4.%5.%6.%7.%8"/>
      <w:lvlJc w:val="left"/>
      <w:pPr>
        <w:ind w:left="1800" w:hanging="1800"/>
      </w:pPr>
      <w:rPr>
        <w:rFonts w:asciiTheme="minorHAnsi" w:hAnsiTheme="minorHAnsi" w:hint="default"/>
      </w:rPr>
    </w:lvl>
    <w:lvl w:ilvl="8">
      <w:start w:val="1"/>
      <w:numFmt w:val="decimal"/>
      <w:lvlText w:val="%1.%2.%3.%4.%5.%6.%7.%8.%9"/>
      <w:lvlJc w:val="left"/>
      <w:pPr>
        <w:ind w:left="1800" w:hanging="1800"/>
      </w:pPr>
      <w:rPr>
        <w:rFonts w:asciiTheme="minorHAnsi" w:hAnsiTheme="minorHAnsi" w:hint="default"/>
      </w:rPr>
    </w:lvl>
  </w:abstractNum>
  <w:abstractNum w:abstractNumId="29" w15:restartNumberingAfterBreak="0">
    <w:nsid w:val="4BD56EB2"/>
    <w:multiLevelType w:val="multilevel"/>
    <w:tmpl w:val="C64E3566"/>
    <w:lvl w:ilvl="0">
      <w:start w:val="10"/>
      <w:numFmt w:val="decimal"/>
      <w:lvlText w:val="%1"/>
      <w:lvlJc w:val="left"/>
      <w:pPr>
        <w:ind w:left="788" w:hanging="567"/>
      </w:pPr>
      <w:rPr>
        <w:rFonts w:hint="default"/>
        <w:lang w:val="fr-FR" w:eastAsia="en-US" w:bidi="ar-SA"/>
      </w:rPr>
    </w:lvl>
    <w:lvl w:ilvl="1">
      <w:start w:val="1"/>
      <w:numFmt w:val="decimal"/>
      <w:lvlText w:val="%1.%2"/>
      <w:lvlJc w:val="left"/>
      <w:pPr>
        <w:ind w:left="788"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o"/>
      <w:lvlJc w:val="left"/>
      <w:pPr>
        <w:ind w:left="2381" w:hanging="361"/>
      </w:pPr>
      <w:rPr>
        <w:rFonts w:ascii="Courier New" w:eastAsia="Courier New" w:hAnsi="Courier New" w:cs="Courier New" w:hint="default"/>
        <w:b w:val="0"/>
        <w:bCs w:val="0"/>
        <w:i w:val="0"/>
        <w:iCs w:val="0"/>
        <w:w w:val="100"/>
        <w:sz w:val="22"/>
        <w:szCs w:val="22"/>
        <w:lang w:val="fr-FR" w:eastAsia="en-US" w:bidi="ar-SA"/>
      </w:rPr>
    </w:lvl>
    <w:lvl w:ilvl="3">
      <w:numFmt w:val="bullet"/>
      <w:lvlText w:val="•"/>
      <w:lvlJc w:val="left"/>
      <w:pPr>
        <w:ind w:left="3997" w:hanging="361"/>
      </w:pPr>
      <w:rPr>
        <w:rFonts w:hint="default"/>
        <w:lang w:val="fr-FR" w:eastAsia="en-US" w:bidi="ar-SA"/>
      </w:rPr>
    </w:lvl>
    <w:lvl w:ilvl="4">
      <w:numFmt w:val="bullet"/>
      <w:lvlText w:val="•"/>
      <w:lvlJc w:val="left"/>
      <w:pPr>
        <w:ind w:left="4806" w:hanging="361"/>
      </w:pPr>
      <w:rPr>
        <w:rFonts w:hint="default"/>
        <w:lang w:val="fr-FR" w:eastAsia="en-US" w:bidi="ar-SA"/>
      </w:rPr>
    </w:lvl>
    <w:lvl w:ilvl="5">
      <w:numFmt w:val="bullet"/>
      <w:lvlText w:val="•"/>
      <w:lvlJc w:val="left"/>
      <w:pPr>
        <w:ind w:left="5615" w:hanging="361"/>
      </w:pPr>
      <w:rPr>
        <w:rFonts w:hint="default"/>
        <w:lang w:val="fr-FR" w:eastAsia="en-US" w:bidi="ar-SA"/>
      </w:rPr>
    </w:lvl>
    <w:lvl w:ilvl="6">
      <w:numFmt w:val="bullet"/>
      <w:lvlText w:val="•"/>
      <w:lvlJc w:val="left"/>
      <w:pPr>
        <w:ind w:left="6424" w:hanging="361"/>
      </w:pPr>
      <w:rPr>
        <w:rFonts w:hint="default"/>
        <w:lang w:val="fr-FR" w:eastAsia="en-US" w:bidi="ar-SA"/>
      </w:rPr>
    </w:lvl>
    <w:lvl w:ilvl="7">
      <w:numFmt w:val="bullet"/>
      <w:lvlText w:val="•"/>
      <w:lvlJc w:val="left"/>
      <w:pPr>
        <w:ind w:left="7232" w:hanging="361"/>
      </w:pPr>
      <w:rPr>
        <w:rFonts w:hint="default"/>
        <w:lang w:val="fr-FR" w:eastAsia="en-US" w:bidi="ar-SA"/>
      </w:rPr>
    </w:lvl>
    <w:lvl w:ilvl="8">
      <w:numFmt w:val="bullet"/>
      <w:lvlText w:val="•"/>
      <w:lvlJc w:val="left"/>
      <w:pPr>
        <w:ind w:left="8041" w:hanging="361"/>
      </w:pPr>
      <w:rPr>
        <w:rFonts w:hint="default"/>
        <w:lang w:val="fr-FR" w:eastAsia="en-US" w:bidi="ar-SA"/>
      </w:rPr>
    </w:lvl>
  </w:abstractNum>
  <w:abstractNum w:abstractNumId="30" w15:restartNumberingAfterBreak="0">
    <w:nsid w:val="4C023D70"/>
    <w:multiLevelType w:val="hybridMultilevel"/>
    <w:tmpl w:val="6098064A"/>
    <w:lvl w:ilvl="0" w:tplc="357AF5EE">
      <w:numFmt w:val="bullet"/>
      <w:lvlText w:val="-"/>
      <w:lvlJc w:val="left"/>
      <w:pPr>
        <w:tabs>
          <w:tab w:val="num" w:pos="720"/>
        </w:tabs>
        <w:ind w:left="720" w:hanging="360"/>
      </w:pPr>
      <w:rPr>
        <w:rFonts w:ascii="Times New Roman" w:eastAsia="Times New Roman" w:hAnsi="Times New Roman" w:cs="Times New Roman" w:hint="default"/>
      </w:rPr>
    </w:lvl>
    <w:lvl w:ilvl="1" w:tplc="040C0003">
      <w:numFmt w:val="bullet"/>
      <w:lvlText w:val="•"/>
      <w:lvlJc w:val="left"/>
      <w:pPr>
        <w:ind w:left="1785" w:hanging="705"/>
      </w:pPr>
      <w:rPr>
        <w:rFonts w:ascii="Arial" w:eastAsia="Arial" w:hAnsi="Arial"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432A4"/>
    <w:multiLevelType w:val="multilevel"/>
    <w:tmpl w:val="0048064C"/>
    <w:lvl w:ilvl="0">
      <w:start w:val="5"/>
      <w:numFmt w:val="decimal"/>
      <w:lvlText w:val="%1"/>
      <w:lvlJc w:val="left"/>
      <w:pPr>
        <w:ind w:left="788" w:hanging="567"/>
      </w:pPr>
      <w:rPr>
        <w:rFonts w:hint="default"/>
        <w:lang w:val="fr-FR" w:eastAsia="en-US" w:bidi="ar-SA"/>
      </w:rPr>
    </w:lvl>
    <w:lvl w:ilvl="1">
      <w:start w:val="1"/>
      <w:numFmt w:val="decimal"/>
      <w:lvlText w:val="%1.%2"/>
      <w:lvlJc w:val="left"/>
      <w:pPr>
        <w:ind w:left="788"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2555" w:hanging="567"/>
      </w:pPr>
      <w:rPr>
        <w:rFonts w:hint="default"/>
        <w:lang w:val="fr-FR" w:eastAsia="en-US" w:bidi="ar-SA"/>
      </w:rPr>
    </w:lvl>
    <w:lvl w:ilvl="3">
      <w:numFmt w:val="bullet"/>
      <w:lvlText w:val="•"/>
      <w:lvlJc w:val="left"/>
      <w:pPr>
        <w:ind w:left="3443" w:hanging="567"/>
      </w:pPr>
      <w:rPr>
        <w:rFonts w:hint="default"/>
        <w:lang w:val="fr-FR" w:eastAsia="en-US" w:bidi="ar-SA"/>
      </w:rPr>
    </w:lvl>
    <w:lvl w:ilvl="4">
      <w:numFmt w:val="bullet"/>
      <w:lvlText w:val="•"/>
      <w:lvlJc w:val="left"/>
      <w:pPr>
        <w:ind w:left="4331" w:hanging="567"/>
      </w:pPr>
      <w:rPr>
        <w:rFonts w:hint="default"/>
        <w:lang w:val="fr-FR" w:eastAsia="en-US" w:bidi="ar-SA"/>
      </w:rPr>
    </w:lvl>
    <w:lvl w:ilvl="5">
      <w:numFmt w:val="bullet"/>
      <w:lvlText w:val="•"/>
      <w:lvlJc w:val="left"/>
      <w:pPr>
        <w:ind w:left="5219" w:hanging="567"/>
      </w:pPr>
      <w:rPr>
        <w:rFonts w:hint="default"/>
        <w:lang w:val="fr-FR" w:eastAsia="en-US" w:bidi="ar-SA"/>
      </w:rPr>
    </w:lvl>
    <w:lvl w:ilvl="6">
      <w:numFmt w:val="bullet"/>
      <w:lvlText w:val="•"/>
      <w:lvlJc w:val="left"/>
      <w:pPr>
        <w:ind w:left="6107" w:hanging="567"/>
      </w:pPr>
      <w:rPr>
        <w:rFonts w:hint="default"/>
        <w:lang w:val="fr-FR" w:eastAsia="en-US" w:bidi="ar-SA"/>
      </w:rPr>
    </w:lvl>
    <w:lvl w:ilvl="7">
      <w:numFmt w:val="bullet"/>
      <w:lvlText w:val="•"/>
      <w:lvlJc w:val="left"/>
      <w:pPr>
        <w:ind w:left="6995" w:hanging="567"/>
      </w:pPr>
      <w:rPr>
        <w:rFonts w:hint="default"/>
        <w:lang w:val="fr-FR" w:eastAsia="en-US" w:bidi="ar-SA"/>
      </w:rPr>
    </w:lvl>
    <w:lvl w:ilvl="8">
      <w:numFmt w:val="bullet"/>
      <w:lvlText w:val="•"/>
      <w:lvlJc w:val="left"/>
      <w:pPr>
        <w:ind w:left="7883" w:hanging="567"/>
      </w:pPr>
      <w:rPr>
        <w:rFonts w:hint="default"/>
        <w:lang w:val="fr-FR" w:eastAsia="en-US" w:bidi="ar-SA"/>
      </w:rPr>
    </w:lvl>
  </w:abstractNum>
  <w:abstractNum w:abstractNumId="32" w15:restartNumberingAfterBreak="0">
    <w:nsid w:val="53576534"/>
    <w:multiLevelType w:val="hybridMultilevel"/>
    <w:tmpl w:val="888ABAA0"/>
    <w:lvl w:ilvl="0" w:tplc="8B28F75E">
      <w:start w:val="1"/>
      <w:numFmt w:val="bullet"/>
      <w:lvlText w:val="-"/>
      <w:lvlJc w:val="left"/>
      <w:pPr>
        <w:ind w:left="862" w:hanging="360"/>
      </w:pPr>
      <w:rPr>
        <w:rFonts w:ascii="Arial" w:hAnsi="Aria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3" w15:restartNumberingAfterBreak="0">
    <w:nsid w:val="5C0508A9"/>
    <w:multiLevelType w:val="hybridMultilevel"/>
    <w:tmpl w:val="C28ACD70"/>
    <w:lvl w:ilvl="0" w:tplc="027EFCF2">
      <w:start w:val="1"/>
      <w:numFmt w:val="bullet"/>
      <w:pStyle w:val="Paragraphedeliste-niveau2"/>
      <w:lvlText w:val="–"/>
      <w:lvlJc w:val="left"/>
      <w:pPr>
        <w:tabs>
          <w:tab w:val="num" w:pos="567"/>
        </w:tabs>
        <w:ind w:left="567" w:hanging="283"/>
      </w:pPr>
      <w:rPr>
        <w:rFonts w:ascii="Courier New" w:hAnsi="Courier New" w:hint="default"/>
        <w:b/>
        <w:i w:val="0"/>
        <w:color w:val="C2D979" w:themeColor="accent4"/>
      </w:rPr>
    </w:lvl>
    <w:lvl w:ilvl="1" w:tplc="9670BF76">
      <w:start w:val="1"/>
      <w:numFmt w:val="bullet"/>
      <w:pStyle w:val="Paragraphedeliste-niveau2"/>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5E5D67E7"/>
    <w:multiLevelType w:val="multilevel"/>
    <w:tmpl w:val="A5F8A8C4"/>
    <w:lvl w:ilvl="0">
      <w:start w:val="6"/>
      <w:numFmt w:val="decimal"/>
      <w:lvlText w:val="%1"/>
      <w:lvlJc w:val="left"/>
      <w:pPr>
        <w:ind w:left="787" w:hanging="567"/>
      </w:pPr>
      <w:rPr>
        <w:rFonts w:hint="default"/>
        <w:lang w:val="fr-FR" w:eastAsia="en-US" w:bidi="ar-SA"/>
      </w:rPr>
    </w:lvl>
    <w:lvl w:ilvl="1">
      <w:start w:val="1"/>
      <w:numFmt w:val="decimal"/>
      <w:lvlText w:val="%1.%2"/>
      <w:lvlJc w:val="left"/>
      <w:pPr>
        <w:ind w:left="787" w:hanging="567"/>
      </w:pPr>
      <w:rPr>
        <w:rFonts w:ascii="Calibri Light" w:eastAsia="Calibri Light" w:hAnsi="Calibri Light" w:cs="Calibri Light" w:hint="default"/>
        <w:b w:val="0"/>
        <w:bCs w:val="0"/>
        <w:i w:val="0"/>
        <w:iCs w:val="0"/>
        <w:spacing w:val="-2"/>
        <w:w w:val="100"/>
        <w:sz w:val="22"/>
        <w:szCs w:val="22"/>
        <w:lang w:val="fr-FR" w:eastAsia="en-US" w:bidi="ar-SA"/>
      </w:rPr>
    </w:lvl>
    <w:lvl w:ilvl="2">
      <w:numFmt w:val="bullet"/>
      <w:lvlText w:val="•"/>
      <w:lvlJc w:val="left"/>
      <w:pPr>
        <w:ind w:left="2555" w:hanging="567"/>
      </w:pPr>
      <w:rPr>
        <w:rFonts w:hint="default"/>
        <w:lang w:val="fr-FR" w:eastAsia="en-US" w:bidi="ar-SA"/>
      </w:rPr>
    </w:lvl>
    <w:lvl w:ilvl="3">
      <w:numFmt w:val="bullet"/>
      <w:lvlText w:val="•"/>
      <w:lvlJc w:val="left"/>
      <w:pPr>
        <w:ind w:left="3443" w:hanging="567"/>
      </w:pPr>
      <w:rPr>
        <w:rFonts w:hint="default"/>
        <w:lang w:val="fr-FR" w:eastAsia="en-US" w:bidi="ar-SA"/>
      </w:rPr>
    </w:lvl>
    <w:lvl w:ilvl="4">
      <w:numFmt w:val="bullet"/>
      <w:lvlText w:val="•"/>
      <w:lvlJc w:val="left"/>
      <w:pPr>
        <w:ind w:left="4331" w:hanging="567"/>
      </w:pPr>
      <w:rPr>
        <w:rFonts w:hint="default"/>
        <w:lang w:val="fr-FR" w:eastAsia="en-US" w:bidi="ar-SA"/>
      </w:rPr>
    </w:lvl>
    <w:lvl w:ilvl="5">
      <w:numFmt w:val="bullet"/>
      <w:lvlText w:val="•"/>
      <w:lvlJc w:val="left"/>
      <w:pPr>
        <w:ind w:left="5219" w:hanging="567"/>
      </w:pPr>
      <w:rPr>
        <w:rFonts w:hint="default"/>
        <w:lang w:val="fr-FR" w:eastAsia="en-US" w:bidi="ar-SA"/>
      </w:rPr>
    </w:lvl>
    <w:lvl w:ilvl="6">
      <w:numFmt w:val="bullet"/>
      <w:lvlText w:val="•"/>
      <w:lvlJc w:val="left"/>
      <w:pPr>
        <w:ind w:left="6107" w:hanging="567"/>
      </w:pPr>
      <w:rPr>
        <w:rFonts w:hint="default"/>
        <w:lang w:val="fr-FR" w:eastAsia="en-US" w:bidi="ar-SA"/>
      </w:rPr>
    </w:lvl>
    <w:lvl w:ilvl="7">
      <w:numFmt w:val="bullet"/>
      <w:lvlText w:val="•"/>
      <w:lvlJc w:val="left"/>
      <w:pPr>
        <w:ind w:left="6995" w:hanging="567"/>
      </w:pPr>
      <w:rPr>
        <w:rFonts w:hint="default"/>
        <w:lang w:val="fr-FR" w:eastAsia="en-US" w:bidi="ar-SA"/>
      </w:rPr>
    </w:lvl>
    <w:lvl w:ilvl="8">
      <w:numFmt w:val="bullet"/>
      <w:lvlText w:val="•"/>
      <w:lvlJc w:val="left"/>
      <w:pPr>
        <w:ind w:left="7883" w:hanging="567"/>
      </w:pPr>
      <w:rPr>
        <w:rFonts w:hint="default"/>
        <w:lang w:val="fr-FR" w:eastAsia="en-US" w:bidi="ar-SA"/>
      </w:rPr>
    </w:lvl>
  </w:abstractNum>
  <w:abstractNum w:abstractNumId="35" w15:restartNumberingAfterBreak="0">
    <w:nsid w:val="65CC15F6"/>
    <w:multiLevelType w:val="hybridMultilevel"/>
    <w:tmpl w:val="091E3A26"/>
    <w:lvl w:ilvl="0" w:tplc="ACDCFA54">
      <w:numFmt w:val="bullet"/>
      <w:lvlText w:val="-"/>
      <w:lvlJc w:val="left"/>
      <w:pPr>
        <w:ind w:left="720" w:hanging="360"/>
      </w:pPr>
      <w:rPr>
        <w:rFonts w:ascii="Aptos" w:eastAsia="Aptos" w:hAnsi="Apto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6" w15:restartNumberingAfterBreak="0">
    <w:nsid w:val="66A45FB4"/>
    <w:multiLevelType w:val="hybridMultilevel"/>
    <w:tmpl w:val="7E1C5DBA"/>
    <w:lvl w:ilvl="0" w:tplc="6706D778">
      <w:start w:val="1"/>
      <w:numFmt w:val="bullet"/>
      <w:lvlText w:val="-"/>
      <w:lvlJc w:val="left"/>
      <w:pPr>
        <w:ind w:left="1440" w:hanging="360"/>
      </w:pPr>
      <w:rPr>
        <w:rFonts w:ascii="Arial" w:hAnsi="Aria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72F90104"/>
    <w:multiLevelType w:val="multilevel"/>
    <w:tmpl w:val="872882E4"/>
    <w:lvl w:ilvl="0">
      <w:start w:val="9"/>
      <w:numFmt w:val="decimal"/>
      <w:lvlText w:val="%1"/>
      <w:lvlJc w:val="left"/>
      <w:pPr>
        <w:ind w:left="360" w:hanging="360"/>
      </w:pPr>
      <w:rPr>
        <w:rFonts w:hint="default"/>
      </w:rPr>
    </w:lvl>
    <w:lvl w:ilvl="1">
      <w:start w:val="1"/>
      <w:numFmt w:val="decimal"/>
      <w:lvlText w:val="%1.%2"/>
      <w:lvlJc w:val="left"/>
      <w:pPr>
        <w:ind w:left="581" w:hanging="360"/>
      </w:pPr>
      <w:rPr>
        <w:rFonts w:hint="default"/>
        <w:b/>
        <w:bCs/>
      </w:rPr>
    </w:lvl>
    <w:lvl w:ilvl="2">
      <w:start w:val="1"/>
      <w:numFmt w:val="decimal"/>
      <w:lvlText w:val="%1.%2.%3"/>
      <w:lvlJc w:val="left"/>
      <w:pPr>
        <w:ind w:left="1162" w:hanging="720"/>
      </w:pPr>
      <w:rPr>
        <w:rFonts w:hint="default"/>
      </w:rPr>
    </w:lvl>
    <w:lvl w:ilvl="3">
      <w:start w:val="1"/>
      <w:numFmt w:val="decimal"/>
      <w:lvlText w:val="%1.%2.%3.%4"/>
      <w:lvlJc w:val="left"/>
      <w:pPr>
        <w:ind w:left="1383" w:hanging="720"/>
      </w:pPr>
      <w:rPr>
        <w:rFonts w:hint="default"/>
      </w:rPr>
    </w:lvl>
    <w:lvl w:ilvl="4">
      <w:start w:val="1"/>
      <w:numFmt w:val="decimal"/>
      <w:lvlText w:val="%1.%2.%3.%4.%5"/>
      <w:lvlJc w:val="left"/>
      <w:pPr>
        <w:ind w:left="1964" w:hanging="1080"/>
      </w:pPr>
      <w:rPr>
        <w:rFonts w:hint="default"/>
      </w:rPr>
    </w:lvl>
    <w:lvl w:ilvl="5">
      <w:start w:val="1"/>
      <w:numFmt w:val="decimal"/>
      <w:lvlText w:val="%1.%2.%3.%4.%5.%6"/>
      <w:lvlJc w:val="left"/>
      <w:pPr>
        <w:ind w:left="2185" w:hanging="1080"/>
      </w:pPr>
      <w:rPr>
        <w:rFonts w:hint="default"/>
      </w:rPr>
    </w:lvl>
    <w:lvl w:ilvl="6">
      <w:start w:val="1"/>
      <w:numFmt w:val="decimal"/>
      <w:lvlText w:val="%1.%2.%3.%4.%5.%6.%7"/>
      <w:lvlJc w:val="left"/>
      <w:pPr>
        <w:ind w:left="2766" w:hanging="1440"/>
      </w:pPr>
      <w:rPr>
        <w:rFonts w:hint="default"/>
      </w:rPr>
    </w:lvl>
    <w:lvl w:ilvl="7">
      <w:start w:val="1"/>
      <w:numFmt w:val="decimal"/>
      <w:lvlText w:val="%1.%2.%3.%4.%5.%6.%7.%8"/>
      <w:lvlJc w:val="left"/>
      <w:pPr>
        <w:ind w:left="2987" w:hanging="1440"/>
      </w:pPr>
      <w:rPr>
        <w:rFonts w:hint="default"/>
      </w:rPr>
    </w:lvl>
    <w:lvl w:ilvl="8">
      <w:start w:val="1"/>
      <w:numFmt w:val="decimal"/>
      <w:lvlText w:val="%1.%2.%3.%4.%5.%6.%7.%8.%9"/>
      <w:lvlJc w:val="left"/>
      <w:pPr>
        <w:ind w:left="3568" w:hanging="1800"/>
      </w:pPr>
      <w:rPr>
        <w:rFonts w:hint="default"/>
      </w:rPr>
    </w:lvl>
  </w:abstractNum>
  <w:abstractNum w:abstractNumId="38" w15:restartNumberingAfterBreak="0">
    <w:nsid w:val="758841A8"/>
    <w:multiLevelType w:val="multilevel"/>
    <w:tmpl w:val="06C0569E"/>
    <w:lvl w:ilvl="0">
      <w:start w:val="4"/>
      <w:numFmt w:val="decimal"/>
      <w:lvlText w:val="%1"/>
      <w:lvlJc w:val="left"/>
      <w:pPr>
        <w:ind w:left="360" w:hanging="360"/>
      </w:pPr>
      <w:rPr>
        <w:rFonts w:hint="default"/>
        <w:color w:val="FFFFFF" w:themeColor="background1"/>
      </w:rPr>
    </w:lvl>
    <w:lvl w:ilvl="1">
      <w:start w:val="1"/>
      <w:numFmt w:val="decimal"/>
      <w:lvlText w:val="%1.%2"/>
      <w:lvlJc w:val="left"/>
      <w:pPr>
        <w:ind w:left="502" w:hanging="360"/>
      </w:pPr>
      <w:rPr>
        <w:rFonts w:hint="default"/>
        <w:b/>
        <w:bCs/>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39" w15:restartNumberingAfterBreak="0">
    <w:nsid w:val="799D3E18"/>
    <w:multiLevelType w:val="hybridMultilevel"/>
    <w:tmpl w:val="BC14E6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A9757A1"/>
    <w:multiLevelType w:val="hybridMultilevel"/>
    <w:tmpl w:val="EC227C60"/>
    <w:lvl w:ilvl="0" w:tplc="F4E6C2F2">
      <w:numFmt w:val="bullet"/>
      <w:lvlText w:val="-"/>
      <w:lvlJc w:val="left"/>
      <w:pPr>
        <w:ind w:left="2064" w:hanging="118"/>
      </w:pPr>
      <w:rPr>
        <w:rFonts w:ascii="Calibri Light" w:eastAsia="Calibri Light" w:hAnsi="Calibri Light" w:cs="Calibri Light" w:hint="default"/>
        <w:b w:val="0"/>
        <w:bCs w:val="0"/>
        <w:i w:val="0"/>
        <w:iCs w:val="0"/>
        <w:w w:val="100"/>
        <w:sz w:val="22"/>
        <w:szCs w:val="22"/>
        <w:lang w:val="fr-FR" w:eastAsia="en-US" w:bidi="ar-SA"/>
      </w:rPr>
    </w:lvl>
    <w:lvl w:ilvl="1" w:tplc="4AE0D986">
      <w:numFmt w:val="bullet"/>
      <w:lvlText w:val="•"/>
      <w:lvlJc w:val="left"/>
      <w:pPr>
        <w:ind w:left="2819" w:hanging="118"/>
      </w:pPr>
      <w:rPr>
        <w:lang w:val="fr-FR" w:eastAsia="en-US" w:bidi="ar-SA"/>
      </w:rPr>
    </w:lvl>
    <w:lvl w:ilvl="2" w:tplc="8C68150E">
      <w:numFmt w:val="bullet"/>
      <w:lvlText w:val="•"/>
      <w:lvlJc w:val="left"/>
      <w:pPr>
        <w:ind w:left="3579" w:hanging="118"/>
      </w:pPr>
      <w:rPr>
        <w:lang w:val="fr-FR" w:eastAsia="en-US" w:bidi="ar-SA"/>
      </w:rPr>
    </w:lvl>
    <w:lvl w:ilvl="3" w:tplc="FD1A5250">
      <w:numFmt w:val="bullet"/>
      <w:lvlText w:val="•"/>
      <w:lvlJc w:val="left"/>
      <w:pPr>
        <w:ind w:left="4339" w:hanging="118"/>
      </w:pPr>
      <w:rPr>
        <w:lang w:val="fr-FR" w:eastAsia="en-US" w:bidi="ar-SA"/>
      </w:rPr>
    </w:lvl>
    <w:lvl w:ilvl="4" w:tplc="56C8962A">
      <w:numFmt w:val="bullet"/>
      <w:lvlText w:val="•"/>
      <w:lvlJc w:val="left"/>
      <w:pPr>
        <w:ind w:left="5099" w:hanging="118"/>
      </w:pPr>
      <w:rPr>
        <w:lang w:val="fr-FR" w:eastAsia="en-US" w:bidi="ar-SA"/>
      </w:rPr>
    </w:lvl>
    <w:lvl w:ilvl="5" w:tplc="3BE42464">
      <w:numFmt w:val="bullet"/>
      <w:lvlText w:val="•"/>
      <w:lvlJc w:val="left"/>
      <w:pPr>
        <w:ind w:left="5859" w:hanging="118"/>
      </w:pPr>
      <w:rPr>
        <w:lang w:val="fr-FR" w:eastAsia="en-US" w:bidi="ar-SA"/>
      </w:rPr>
    </w:lvl>
    <w:lvl w:ilvl="6" w:tplc="690AFF16">
      <w:numFmt w:val="bullet"/>
      <w:lvlText w:val="•"/>
      <w:lvlJc w:val="left"/>
      <w:pPr>
        <w:ind w:left="6619" w:hanging="118"/>
      </w:pPr>
      <w:rPr>
        <w:lang w:val="fr-FR" w:eastAsia="en-US" w:bidi="ar-SA"/>
      </w:rPr>
    </w:lvl>
    <w:lvl w:ilvl="7" w:tplc="7C3A2A86">
      <w:numFmt w:val="bullet"/>
      <w:lvlText w:val="•"/>
      <w:lvlJc w:val="left"/>
      <w:pPr>
        <w:ind w:left="7379" w:hanging="118"/>
      </w:pPr>
      <w:rPr>
        <w:lang w:val="fr-FR" w:eastAsia="en-US" w:bidi="ar-SA"/>
      </w:rPr>
    </w:lvl>
    <w:lvl w:ilvl="8" w:tplc="BA3412AA">
      <w:numFmt w:val="bullet"/>
      <w:lvlText w:val="•"/>
      <w:lvlJc w:val="left"/>
      <w:pPr>
        <w:ind w:left="8139" w:hanging="118"/>
      </w:pPr>
      <w:rPr>
        <w:lang w:val="fr-FR" w:eastAsia="en-US" w:bidi="ar-SA"/>
      </w:rPr>
    </w:lvl>
  </w:abstractNum>
  <w:abstractNum w:abstractNumId="41" w15:restartNumberingAfterBreak="0">
    <w:nsid w:val="7BA114F1"/>
    <w:multiLevelType w:val="multilevel"/>
    <w:tmpl w:val="37DA048C"/>
    <w:lvl w:ilvl="0">
      <w:start w:val="10"/>
      <w:numFmt w:val="decimal"/>
      <w:lvlText w:val="%1"/>
      <w:lvlJc w:val="left"/>
      <w:pPr>
        <w:ind w:left="420" w:hanging="420"/>
      </w:pPr>
      <w:rPr>
        <w:rFonts w:asciiTheme="minorHAnsi" w:hAnsiTheme="minorHAnsi" w:hint="default"/>
      </w:rPr>
    </w:lvl>
    <w:lvl w:ilvl="1">
      <w:start w:val="1"/>
      <w:numFmt w:val="decimal"/>
      <w:lvlText w:val="%1.%2"/>
      <w:lvlJc w:val="left"/>
      <w:pPr>
        <w:ind w:left="1140" w:hanging="420"/>
      </w:pPr>
      <w:rPr>
        <w:rFonts w:asciiTheme="minorHAnsi" w:hAnsiTheme="minorHAnsi" w:hint="default"/>
      </w:rPr>
    </w:lvl>
    <w:lvl w:ilvl="2">
      <w:start w:val="1"/>
      <w:numFmt w:val="decimal"/>
      <w:lvlText w:val="%1.%2.%3"/>
      <w:lvlJc w:val="left"/>
      <w:pPr>
        <w:ind w:left="2160" w:hanging="720"/>
      </w:pPr>
      <w:rPr>
        <w:rFonts w:asciiTheme="minorHAnsi" w:hAnsiTheme="minorHAnsi" w:hint="default"/>
      </w:rPr>
    </w:lvl>
    <w:lvl w:ilvl="3">
      <w:start w:val="1"/>
      <w:numFmt w:val="decimal"/>
      <w:lvlText w:val="%1.%2.%3.%4"/>
      <w:lvlJc w:val="left"/>
      <w:pPr>
        <w:ind w:left="3240" w:hanging="1080"/>
      </w:pPr>
      <w:rPr>
        <w:rFonts w:asciiTheme="minorHAnsi" w:hAnsiTheme="minorHAnsi" w:hint="default"/>
      </w:rPr>
    </w:lvl>
    <w:lvl w:ilvl="4">
      <w:start w:val="1"/>
      <w:numFmt w:val="decimal"/>
      <w:lvlText w:val="%1.%2.%3.%4.%5"/>
      <w:lvlJc w:val="left"/>
      <w:pPr>
        <w:ind w:left="3960" w:hanging="1080"/>
      </w:pPr>
      <w:rPr>
        <w:rFonts w:asciiTheme="minorHAnsi" w:hAnsiTheme="minorHAnsi" w:hint="default"/>
      </w:rPr>
    </w:lvl>
    <w:lvl w:ilvl="5">
      <w:start w:val="1"/>
      <w:numFmt w:val="decimal"/>
      <w:lvlText w:val="%1.%2.%3.%4.%5.%6"/>
      <w:lvlJc w:val="left"/>
      <w:pPr>
        <w:ind w:left="5040" w:hanging="1440"/>
      </w:pPr>
      <w:rPr>
        <w:rFonts w:asciiTheme="minorHAnsi" w:hAnsiTheme="minorHAnsi" w:hint="default"/>
      </w:rPr>
    </w:lvl>
    <w:lvl w:ilvl="6">
      <w:start w:val="1"/>
      <w:numFmt w:val="decimal"/>
      <w:lvlText w:val="%1.%2.%3.%4.%5.%6.%7"/>
      <w:lvlJc w:val="left"/>
      <w:pPr>
        <w:ind w:left="5760" w:hanging="1440"/>
      </w:pPr>
      <w:rPr>
        <w:rFonts w:asciiTheme="minorHAnsi" w:hAnsiTheme="minorHAnsi" w:hint="default"/>
      </w:rPr>
    </w:lvl>
    <w:lvl w:ilvl="7">
      <w:start w:val="1"/>
      <w:numFmt w:val="decimal"/>
      <w:lvlText w:val="%1.%2.%3.%4.%5.%6.%7.%8"/>
      <w:lvlJc w:val="left"/>
      <w:pPr>
        <w:ind w:left="6840" w:hanging="1800"/>
      </w:pPr>
      <w:rPr>
        <w:rFonts w:asciiTheme="minorHAnsi" w:hAnsiTheme="minorHAnsi" w:hint="default"/>
      </w:rPr>
    </w:lvl>
    <w:lvl w:ilvl="8">
      <w:start w:val="1"/>
      <w:numFmt w:val="decimal"/>
      <w:lvlText w:val="%1.%2.%3.%4.%5.%6.%7.%8.%9"/>
      <w:lvlJc w:val="left"/>
      <w:pPr>
        <w:ind w:left="7560" w:hanging="1800"/>
      </w:pPr>
      <w:rPr>
        <w:rFonts w:asciiTheme="minorHAnsi" w:hAnsiTheme="minorHAnsi" w:hint="default"/>
      </w:rPr>
    </w:lvl>
  </w:abstractNum>
  <w:num w:numId="1" w16cid:durableId="1132022985">
    <w:abstractNumId w:val="18"/>
  </w:num>
  <w:num w:numId="2" w16cid:durableId="101804081">
    <w:abstractNumId w:val="38"/>
  </w:num>
  <w:num w:numId="3" w16cid:durableId="1211265336">
    <w:abstractNumId w:val="33"/>
  </w:num>
  <w:num w:numId="4" w16cid:durableId="1433429228">
    <w:abstractNumId w:val="39"/>
  </w:num>
  <w:num w:numId="5" w16cid:durableId="1836649725">
    <w:abstractNumId w:val="2"/>
  </w:num>
  <w:num w:numId="6" w16cid:durableId="2000693111">
    <w:abstractNumId w:val="16"/>
  </w:num>
  <w:num w:numId="7" w16cid:durableId="1586915906">
    <w:abstractNumId w:val="9"/>
  </w:num>
  <w:num w:numId="8" w16cid:durableId="1408503981">
    <w:abstractNumId w:val="30"/>
  </w:num>
  <w:num w:numId="9" w16cid:durableId="460075658">
    <w:abstractNumId w:val="14"/>
  </w:num>
  <w:num w:numId="10" w16cid:durableId="564998132">
    <w:abstractNumId w:val="4"/>
  </w:num>
  <w:num w:numId="11" w16cid:durableId="505097277">
    <w:abstractNumId w:val="32"/>
  </w:num>
  <w:num w:numId="12" w16cid:durableId="2034643658">
    <w:abstractNumId w:val="8"/>
  </w:num>
  <w:num w:numId="13" w16cid:durableId="33426251">
    <w:abstractNumId w:val="22"/>
  </w:num>
  <w:num w:numId="14" w16cid:durableId="1846480740">
    <w:abstractNumId w:val="28"/>
  </w:num>
  <w:num w:numId="15" w16cid:durableId="1367677166">
    <w:abstractNumId w:val="41"/>
  </w:num>
  <w:num w:numId="16" w16cid:durableId="140854125">
    <w:abstractNumId w:val="11"/>
  </w:num>
  <w:num w:numId="17" w16cid:durableId="2128114446">
    <w:abstractNumId w:val="5"/>
  </w:num>
  <w:num w:numId="18" w16cid:durableId="2017032660">
    <w:abstractNumId w:val="21"/>
  </w:num>
  <w:num w:numId="19" w16cid:durableId="1484614337">
    <w:abstractNumId w:val="36"/>
  </w:num>
  <w:num w:numId="20" w16cid:durableId="953248272">
    <w:abstractNumId w:val="29"/>
  </w:num>
  <w:num w:numId="21" w16cid:durableId="434248333">
    <w:abstractNumId w:val="31"/>
  </w:num>
  <w:num w:numId="22" w16cid:durableId="644242011">
    <w:abstractNumId w:val="34"/>
  </w:num>
  <w:num w:numId="23" w16cid:durableId="427047523">
    <w:abstractNumId w:val="12"/>
  </w:num>
  <w:num w:numId="24" w16cid:durableId="1713069050">
    <w:abstractNumId w:val="13"/>
  </w:num>
  <w:num w:numId="25" w16cid:durableId="1457873448">
    <w:abstractNumId w:val="37"/>
  </w:num>
  <w:num w:numId="26" w16cid:durableId="1937401206">
    <w:abstractNumId w:val="15"/>
  </w:num>
  <w:num w:numId="27" w16cid:durableId="689719188">
    <w:abstractNumId w:val="6"/>
  </w:num>
  <w:num w:numId="28" w16cid:durableId="577979692">
    <w:abstractNumId w:val="20"/>
  </w:num>
  <w:num w:numId="29" w16cid:durableId="1175462080">
    <w:abstractNumId w:val="25"/>
  </w:num>
  <w:num w:numId="30" w16cid:durableId="599261303">
    <w:abstractNumId w:val="23"/>
  </w:num>
  <w:num w:numId="31" w16cid:durableId="952326393">
    <w:abstractNumId w:val="19"/>
  </w:num>
  <w:num w:numId="32" w16cid:durableId="1395004192">
    <w:abstractNumId w:val="3"/>
  </w:num>
  <w:num w:numId="33" w16cid:durableId="227500557">
    <w:abstractNumId w:val="7"/>
  </w:num>
  <w:num w:numId="34" w16cid:durableId="407076390">
    <w:abstractNumId w:val="26"/>
  </w:num>
  <w:num w:numId="35" w16cid:durableId="13699052">
    <w:abstractNumId w:val="17"/>
  </w:num>
  <w:num w:numId="36" w16cid:durableId="2016762284">
    <w:abstractNumId w:val="10"/>
  </w:num>
  <w:num w:numId="37" w16cid:durableId="993723811">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6765997">
    <w:abstractNumId w:val="40"/>
  </w:num>
  <w:num w:numId="39" w16cid:durableId="336619668">
    <w:abstractNumId w:val="0"/>
  </w:num>
  <w:num w:numId="40" w16cid:durableId="1821995501">
    <w:abstractNumId w:val="35"/>
  </w:num>
  <w:num w:numId="41" w16cid:durableId="674964593">
    <w:abstractNumId w:val="27"/>
  </w:num>
  <w:num w:numId="42" w16cid:durableId="918518037">
    <w:abstractNumId w:val="2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LLAUD Alexis">
    <w15:presenceInfo w15:providerId="AD" w15:userId="S::alexis.caillaud@pichet.com::a518a1c5-99a8-4ac7-84c9-0a2743c1e2c4"/>
  </w15:person>
  <w15:person w15:author="Vincent PEREIRA">
    <w15:presenceInfo w15:providerId="AD" w15:userId="S::vincent.pereira@cdc-biodiversite.fr::3bd6e4f6-c1bf-419a-a452-e73a88910c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trackRevisions/>
  <w:defaultTabStop w:val="709"/>
  <w:hyphenationZone w:val="425"/>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20"/>
    <w:rsid w:val="000003D3"/>
    <w:rsid w:val="00000FD4"/>
    <w:rsid w:val="00002A81"/>
    <w:rsid w:val="00004043"/>
    <w:rsid w:val="00010F61"/>
    <w:rsid w:val="000111CA"/>
    <w:rsid w:val="00011AEE"/>
    <w:rsid w:val="00013157"/>
    <w:rsid w:val="000135DE"/>
    <w:rsid w:val="0001399D"/>
    <w:rsid w:val="00016082"/>
    <w:rsid w:val="000171C5"/>
    <w:rsid w:val="000200E6"/>
    <w:rsid w:val="00022444"/>
    <w:rsid w:val="00023A73"/>
    <w:rsid w:val="000255AF"/>
    <w:rsid w:val="000262C6"/>
    <w:rsid w:val="00027B5F"/>
    <w:rsid w:val="00027CF9"/>
    <w:rsid w:val="000308CB"/>
    <w:rsid w:val="00031CC9"/>
    <w:rsid w:val="000330E3"/>
    <w:rsid w:val="00042F02"/>
    <w:rsid w:val="000439D9"/>
    <w:rsid w:val="00044599"/>
    <w:rsid w:val="00050BAA"/>
    <w:rsid w:val="00054140"/>
    <w:rsid w:val="000548FA"/>
    <w:rsid w:val="000567F6"/>
    <w:rsid w:val="00056C69"/>
    <w:rsid w:val="00060826"/>
    <w:rsid w:val="000630C8"/>
    <w:rsid w:val="00063266"/>
    <w:rsid w:val="00064FF4"/>
    <w:rsid w:val="000657D2"/>
    <w:rsid w:val="0006615A"/>
    <w:rsid w:val="000760C7"/>
    <w:rsid w:val="00077212"/>
    <w:rsid w:val="00077806"/>
    <w:rsid w:val="0008041B"/>
    <w:rsid w:val="00080C8E"/>
    <w:rsid w:val="000814CF"/>
    <w:rsid w:val="0008150B"/>
    <w:rsid w:val="00082B03"/>
    <w:rsid w:val="00087E6F"/>
    <w:rsid w:val="00090537"/>
    <w:rsid w:val="00091015"/>
    <w:rsid w:val="00091B22"/>
    <w:rsid w:val="0009280A"/>
    <w:rsid w:val="0009432E"/>
    <w:rsid w:val="000959E3"/>
    <w:rsid w:val="000974F4"/>
    <w:rsid w:val="00097C8B"/>
    <w:rsid w:val="000A01EA"/>
    <w:rsid w:val="000A0E14"/>
    <w:rsid w:val="000A3150"/>
    <w:rsid w:val="000A579A"/>
    <w:rsid w:val="000A5EC7"/>
    <w:rsid w:val="000A6569"/>
    <w:rsid w:val="000A6689"/>
    <w:rsid w:val="000A7F0C"/>
    <w:rsid w:val="000B60ED"/>
    <w:rsid w:val="000B6679"/>
    <w:rsid w:val="000B69D4"/>
    <w:rsid w:val="000B73E3"/>
    <w:rsid w:val="000B7D84"/>
    <w:rsid w:val="000C1898"/>
    <w:rsid w:val="000C19E4"/>
    <w:rsid w:val="000C311D"/>
    <w:rsid w:val="000C5056"/>
    <w:rsid w:val="000D02F8"/>
    <w:rsid w:val="000D0D6F"/>
    <w:rsid w:val="000D2106"/>
    <w:rsid w:val="000D2188"/>
    <w:rsid w:val="000D2295"/>
    <w:rsid w:val="000D35A7"/>
    <w:rsid w:val="000D3878"/>
    <w:rsid w:val="000D5A2E"/>
    <w:rsid w:val="000E01D3"/>
    <w:rsid w:val="000E0268"/>
    <w:rsid w:val="000E1947"/>
    <w:rsid w:val="000E21B0"/>
    <w:rsid w:val="000E2A60"/>
    <w:rsid w:val="000E33D8"/>
    <w:rsid w:val="000E441B"/>
    <w:rsid w:val="000F1951"/>
    <w:rsid w:val="000F2DEB"/>
    <w:rsid w:val="000F37A9"/>
    <w:rsid w:val="000F5E49"/>
    <w:rsid w:val="000F7115"/>
    <w:rsid w:val="0010033A"/>
    <w:rsid w:val="00101771"/>
    <w:rsid w:val="00101D02"/>
    <w:rsid w:val="001032DE"/>
    <w:rsid w:val="0010335F"/>
    <w:rsid w:val="001035A5"/>
    <w:rsid w:val="001053DF"/>
    <w:rsid w:val="00105B5D"/>
    <w:rsid w:val="00105FBC"/>
    <w:rsid w:val="00106444"/>
    <w:rsid w:val="00107A3F"/>
    <w:rsid w:val="001107F8"/>
    <w:rsid w:val="00110BCD"/>
    <w:rsid w:val="001113B0"/>
    <w:rsid w:val="00112F26"/>
    <w:rsid w:val="00112F73"/>
    <w:rsid w:val="00117EB7"/>
    <w:rsid w:val="00123D0B"/>
    <w:rsid w:val="00126C9A"/>
    <w:rsid w:val="00130655"/>
    <w:rsid w:val="00130AD9"/>
    <w:rsid w:val="00135298"/>
    <w:rsid w:val="00135C86"/>
    <w:rsid w:val="00136D65"/>
    <w:rsid w:val="00136EB7"/>
    <w:rsid w:val="001448E9"/>
    <w:rsid w:val="00145918"/>
    <w:rsid w:val="00145A3E"/>
    <w:rsid w:val="001460E4"/>
    <w:rsid w:val="001508AC"/>
    <w:rsid w:val="00151F4B"/>
    <w:rsid w:val="00152AB4"/>
    <w:rsid w:val="00157C0F"/>
    <w:rsid w:val="00157CB1"/>
    <w:rsid w:val="00160FCD"/>
    <w:rsid w:val="0016154F"/>
    <w:rsid w:val="00162C36"/>
    <w:rsid w:val="00163357"/>
    <w:rsid w:val="00164C65"/>
    <w:rsid w:val="00165021"/>
    <w:rsid w:val="00165BC0"/>
    <w:rsid w:val="00165D8C"/>
    <w:rsid w:val="0016636C"/>
    <w:rsid w:val="00172500"/>
    <w:rsid w:val="001745EC"/>
    <w:rsid w:val="00175304"/>
    <w:rsid w:val="001768AE"/>
    <w:rsid w:val="001769C9"/>
    <w:rsid w:val="001837B7"/>
    <w:rsid w:val="00185B0C"/>
    <w:rsid w:val="00187588"/>
    <w:rsid w:val="001921E8"/>
    <w:rsid w:val="0019391C"/>
    <w:rsid w:val="00193EFE"/>
    <w:rsid w:val="00193F1B"/>
    <w:rsid w:val="00194723"/>
    <w:rsid w:val="00195092"/>
    <w:rsid w:val="0019575D"/>
    <w:rsid w:val="001961CC"/>
    <w:rsid w:val="00196E0F"/>
    <w:rsid w:val="001971CA"/>
    <w:rsid w:val="00197292"/>
    <w:rsid w:val="00197ACB"/>
    <w:rsid w:val="001A0D0D"/>
    <w:rsid w:val="001A0D15"/>
    <w:rsid w:val="001A1422"/>
    <w:rsid w:val="001A2B73"/>
    <w:rsid w:val="001A4EFA"/>
    <w:rsid w:val="001A529E"/>
    <w:rsid w:val="001A6174"/>
    <w:rsid w:val="001A69E7"/>
    <w:rsid w:val="001B0036"/>
    <w:rsid w:val="001B0AE1"/>
    <w:rsid w:val="001B144C"/>
    <w:rsid w:val="001B1899"/>
    <w:rsid w:val="001B2070"/>
    <w:rsid w:val="001B38E0"/>
    <w:rsid w:val="001B4CAA"/>
    <w:rsid w:val="001B66C1"/>
    <w:rsid w:val="001C1DE7"/>
    <w:rsid w:val="001C3EBE"/>
    <w:rsid w:val="001C6423"/>
    <w:rsid w:val="001D00E8"/>
    <w:rsid w:val="001D2149"/>
    <w:rsid w:val="001D3597"/>
    <w:rsid w:val="001D38FD"/>
    <w:rsid w:val="001D53E2"/>
    <w:rsid w:val="001D7F06"/>
    <w:rsid w:val="001E10B2"/>
    <w:rsid w:val="001E19E3"/>
    <w:rsid w:val="001E5711"/>
    <w:rsid w:val="001E6445"/>
    <w:rsid w:val="001E656F"/>
    <w:rsid w:val="001F1D53"/>
    <w:rsid w:val="001F2E4A"/>
    <w:rsid w:val="001F30CA"/>
    <w:rsid w:val="001F4ABA"/>
    <w:rsid w:val="001F6A05"/>
    <w:rsid w:val="0020147D"/>
    <w:rsid w:val="002026CD"/>
    <w:rsid w:val="0020461F"/>
    <w:rsid w:val="00204B4B"/>
    <w:rsid w:val="002052A7"/>
    <w:rsid w:val="002069E5"/>
    <w:rsid w:val="00210022"/>
    <w:rsid w:val="0021011E"/>
    <w:rsid w:val="002114DD"/>
    <w:rsid w:val="0021238B"/>
    <w:rsid w:val="002124CA"/>
    <w:rsid w:val="00212B8D"/>
    <w:rsid w:val="00213021"/>
    <w:rsid w:val="0021341E"/>
    <w:rsid w:val="00213ED8"/>
    <w:rsid w:val="00217616"/>
    <w:rsid w:val="002210FC"/>
    <w:rsid w:val="00224399"/>
    <w:rsid w:val="00232B18"/>
    <w:rsid w:val="0023358E"/>
    <w:rsid w:val="0023477F"/>
    <w:rsid w:val="00234AF0"/>
    <w:rsid w:val="002369C5"/>
    <w:rsid w:val="00240319"/>
    <w:rsid w:val="00242B06"/>
    <w:rsid w:val="0024311C"/>
    <w:rsid w:val="00247A0A"/>
    <w:rsid w:val="00250815"/>
    <w:rsid w:val="002539F7"/>
    <w:rsid w:val="002560A7"/>
    <w:rsid w:val="00257360"/>
    <w:rsid w:val="0026300B"/>
    <w:rsid w:val="0026401C"/>
    <w:rsid w:val="0026410A"/>
    <w:rsid w:val="00265AC6"/>
    <w:rsid w:val="00266F1A"/>
    <w:rsid w:val="00275F58"/>
    <w:rsid w:val="00276914"/>
    <w:rsid w:val="00276A00"/>
    <w:rsid w:val="00280D20"/>
    <w:rsid w:val="00284AD2"/>
    <w:rsid w:val="0028618E"/>
    <w:rsid w:val="00293285"/>
    <w:rsid w:val="00293F16"/>
    <w:rsid w:val="00297E06"/>
    <w:rsid w:val="002A0347"/>
    <w:rsid w:val="002A1194"/>
    <w:rsid w:val="002A1A99"/>
    <w:rsid w:val="002A38EA"/>
    <w:rsid w:val="002A3B8C"/>
    <w:rsid w:val="002A3D2A"/>
    <w:rsid w:val="002A5CCC"/>
    <w:rsid w:val="002B1B60"/>
    <w:rsid w:val="002B5AC3"/>
    <w:rsid w:val="002B642F"/>
    <w:rsid w:val="002C15D0"/>
    <w:rsid w:val="002C276E"/>
    <w:rsid w:val="002C2F9F"/>
    <w:rsid w:val="002C4B12"/>
    <w:rsid w:val="002C5465"/>
    <w:rsid w:val="002C63CD"/>
    <w:rsid w:val="002C6552"/>
    <w:rsid w:val="002C743F"/>
    <w:rsid w:val="002C79D8"/>
    <w:rsid w:val="002D021D"/>
    <w:rsid w:val="002D13C1"/>
    <w:rsid w:val="002D1712"/>
    <w:rsid w:val="002D1839"/>
    <w:rsid w:val="002D4518"/>
    <w:rsid w:val="002D5331"/>
    <w:rsid w:val="002D56A7"/>
    <w:rsid w:val="002D728B"/>
    <w:rsid w:val="002E245E"/>
    <w:rsid w:val="002E4A97"/>
    <w:rsid w:val="002E5421"/>
    <w:rsid w:val="002F1D70"/>
    <w:rsid w:val="002F4E8D"/>
    <w:rsid w:val="002F7403"/>
    <w:rsid w:val="002F7EA8"/>
    <w:rsid w:val="00300468"/>
    <w:rsid w:val="00304295"/>
    <w:rsid w:val="0030449A"/>
    <w:rsid w:val="00307322"/>
    <w:rsid w:val="0031116B"/>
    <w:rsid w:val="00312D2C"/>
    <w:rsid w:val="00313705"/>
    <w:rsid w:val="00313D7F"/>
    <w:rsid w:val="003154B3"/>
    <w:rsid w:val="0032233B"/>
    <w:rsid w:val="0032236B"/>
    <w:rsid w:val="00323A80"/>
    <w:rsid w:val="003244A9"/>
    <w:rsid w:val="0032563B"/>
    <w:rsid w:val="003276C9"/>
    <w:rsid w:val="00330E5C"/>
    <w:rsid w:val="00335A82"/>
    <w:rsid w:val="00335F3A"/>
    <w:rsid w:val="00337CBC"/>
    <w:rsid w:val="00337E3E"/>
    <w:rsid w:val="00342233"/>
    <w:rsid w:val="00342990"/>
    <w:rsid w:val="00343FFB"/>
    <w:rsid w:val="0034708A"/>
    <w:rsid w:val="0035053F"/>
    <w:rsid w:val="003512F2"/>
    <w:rsid w:val="003520B7"/>
    <w:rsid w:val="003526ED"/>
    <w:rsid w:val="00353904"/>
    <w:rsid w:val="00356B51"/>
    <w:rsid w:val="00357C40"/>
    <w:rsid w:val="00357C8E"/>
    <w:rsid w:val="003612D0"/>
    <w:rsid w:val="00364AF8"/>
    <w:rsid w:val="0036686D"/>
    <w:rsid w:val="003676F5"/>
    <w:rsid w:val="00367962"/>
    <w:rsid w:val="00367B45"/>
    <w:rsid w:val="00374952"/>
    <w:rsid w:val="003822E9"/>
    <w:rsid w:val="00382EF8"/>
    <w:rsid w:val="00384098"/>
    <w:rsid w:val="00384227"/>
    <w:rsid w:val="00384A44"/>
    <w:rsid w:val="003856A9"/>
    <w:rsid w:val="003856DD"/>
    <w:rsid w:val="00386455"/>
    <w:rsid w:val="00390C6B"/>
    <w:rsid w:val="00392EA2"/>
    <w:rsid w:val="003945FD"/>
    <w:rsid w:val="003955C1"/>
    <w:rsid w:val="00395AB6"/>
    <w:rsid w:val="00397CCD"/>
    <w:rsid w:val="003A04F2"/>
    <w:rsid w:val="003A350A"/>
    <w:rsid w:val="003A4070"/>
    <w:rsid w:val="003A50E7"/>
    <w:rsid w:val="003A5F0B"/>
    <w:rsid w:val="003A7D19"/>
    <w:rsid w:val="003B00AA"/>
    <w:rsid w:val="003B0DEE"/>
    <w:rsid w:val="003B2DE1"/>
    <w:rsid w:val="003B6528"/>
    <w:rsid w:val="003B76E0"/>
    <w:rsid w:val="003B7AF3"/>
    <w:rsid w:val="003C08B4"/>
    <w:rsid w:val="003C0C78"/>
    <w:rsid w:val="003C2FBD"/>
    <w:rsid w:val="003C3022"/>
    <w:rsid w:val="003C402C"/>
    <w:rsid w:val="003C463E"/>
    <w:rsid w:val="003C4EAA"/>
    <w:rsid w:val="003C644E"/>
    <w:rsid w:val="003D1A69"/>
    <w:rsid w:val="003D5B3A"/>
    <w:rsid w:val="003D71CE"/>
    <w:rsid w:val="003D77B8"/>
    <w:rsid w:val="003D7BCB"/>
    <w:rsid w:val="003D7C73"/>
    <w:rsid w:val="003E0150"/>
    <w:rsid w:val="003E0F2D"/>
    <w:rsid w:val="003E36D1"/>
    <w:rsid w:val="003E3BDA"/>
    <w:rsid w:val="003E48F8"/>
    <w:rsid w:val="003E510D"/>
    <w:rsid w:val="003F0A10"/>
    <w:rsid w:val="003F46AD"/>
    <w:rsid w:val="003F657B"/>
    <w:rsid w:val="00404111"/>
    <w:rsid w:val="00406210"/>
    <w:rsid w:val="004103BB"/>
    <w:rsid w:val="004118E0"/>
    <w:rsid w:val="00413F92"/>
    <w:rsid w:val="0041403E"/>
    <w:rsid w:val="00416811"/>
    <w:rsid w:val="004203DB"/>
    <w:rsid w:val="00420C66"/>
    <w:rsid w:val="00422A42"/>
    <w:rsid w:val="00423396"/>
    <w:rsid w:val="00423F81"/>
    <w:rsid w:val="004248C8"/>
    <w:rsid w:val="00427001"/>
    <w:rsid w:val="00427713"/>
    <w:rsid w:val="00430AB0"/>
    <w:rsid w:val="004329DB"/>
    <w:rsid w:val="00433106"/>
    <w:rsid w:val="004350AA"/>
    <w:rsid w:val="00435A76"/>
    <w:rsid w:val="00436363"/>
    <w:rsid w:val="00437E26"/>
    <w:rsid w:val="00440983"/>
    <w:rsid w:val="00441F7C"/>
    <w:rsid w:val="0044252F"/>
    <w:rsid w:val="004451F0"/>
    <w:rsid w:val="004457F4"/>
    <w:rsid w:val="00450DE6"/>
    <w:rsid w:val="0045415B"/>
    <w:rsid w:val="00455005"/>
    <w:rsid w:val="00457886"/>
    <w:rsid w:val="00460FD6"/>
    <w:rsid w:val="00461231"/>
    <w:rsid w:val="00462074"/>
    <w:rsid w:val="004623C4"/>
    <w:rsid w:val="00462428"/>
    <w:rsid w:val="00465BD5"/>
    <w:rsid w:val="00465DCC"/>
    <w:rsid w:val="00470293"/>
    <w:rsid w:val="0047081C"/>
    <w:rsid w:val="00470898"/>
    <w:rsid w:val="00472B54"/>
    <w:rsid w:val="004735CB"/>
    <w:rsid w:val="00474633"/>
    <w:rsid w:val="004752A0"/>
    <w:rsid w:val="00477083"/>
    <w:rsid w:val="0048096D"/>
    <w:rsid w:val="00481FB0"/>
    <w:rsid w:val="004859D7"/>
    <w:rsid w:val="00485E22"/>
    <w:rsid w:val="0049060F"/>
    <w:rsid w:val="00491F31"/>
    <w:rsid w:val="00492E29"/>
    <w:rsid w:val="00493E91"/>
    <w:rsid w:val="004940B8"/>
    <w:rsid w:val="004958A1"/>
    <w:rsid w:val="0049722C"/>
    <w:rsid w:val="004A0F43"/>
    <w:rsid w:val="004A2415"/>
    <w:rsid w:val="004A2AFD"/>
    <w:rsid w:val="004A2CF0"/>
    <w:rsid w:val="004A5293"/>
    <w:rsid w:val="004A787F"/>
    <w:rsid w:val="004A7DB4"/>
    <w:rsid w:val="004B0638"/>
    <w:rsid w:val="004B109D"/>
    <w:rsid w:val="004B1E38"/>
    <w:rsid w:val="004B4A4B"/>
    <w:rsid w:val="004B7FF4"/>
    <w:rsid w:val="004C1946"/>
    <w:rsid w:val="004C384C"/>
    <w:rsid w:val="004C457E"/>
    <w:rsid w:val="004C529A"/>
    <w:rsid w:val="004C78A9"/>
    <w:rsid w:val="004D4367"/>
    <w:rsid w:val="004D7014"/>
    <w:rsid w:val="004E0FD0"/>
    <w:rsid w:val="004E2B24"/>
    <w:rsid w:val="004E38A0"/>
    <w:rsid w:val="004E5985"/>
    <w:rsid w:val="004E6D5E"/>
    <w:rsid w:val="004F2119"/>
    <w:rsid w:val="004F284B"/>
    <w:rsid w:val="004F2F36"/>
    <w:rsid w:val="004F432A"/>
    <w:rsid w:val="004F58C6"/>
    <w:rsid w:val="004F748C"/>
    <w:rsid w:val="004F7E17"/>
    <w:rsid w:val="00501324"/>
    <w:rsid w:val="005013CE"/>
    <w:rsid w:val="00501CAD"/>
    <w:rsid w:val="005026B1"/>
    <w:rsid w:val="00505189"/>
    <w:rsid w:val="00505225"/>
    <w:rsid w:val="005124E7"/>
    <w:rsid w:val="005125C4"/>
    <w:rsid w:val="005137BF"/>
    <w:rsid w:val="00515A56"/>
    <w:rsid w:val="00517DAA"/>
    <w:rsid w:val="005205C9"/>
    <w:rsid w:val="005205FE"/>
    <w:rsid w:val="00522FD0"/>
    <w:rsid w:val="00525232"/>
    <w:rsid w:val="00525B58"/>
    <w:rsid w:val="00526BD5"/>
    <w:rsid w:val="0053064A"/>
    <w:rsid w:val="00532717"/>
    <w:rsid w:val="00532FAA"/>
    <w:rsid w:val="00535CD3"/>
    <w:rsid w:val="00536004"/>
    <w:rsid w:val="00537F81"/>
    <w:rsid w:val="005448E9"/>
    <w:rsid w:val="00546154"/>
    <w:rsid w:val="00547D9E"/>
    <w:rsid w:val="00550E10"/>
    <w:rsid w:val="005536F5"/>
    <w:rsid w:val="0055584B"/>
    <w:rsid w:val="00556DB5"/>
    <w:rsid w:val="00557A83"/>
    <w:rsid w:val="00560846"/>
    <w:rsid w:val="00560F79"/>
    <w:rsid w:val="005610A7"/>
    <w:rsid w:val="005615CA"/>
    <w:rsid w:val="0056249E"/>
    <w:rsid w:val="005633A0"/>
    <w:rsid w:val="005634D2"/>
    <w:rsid w:val="00563896"/>
    <w:rsid w:val="00564907"/>
    <w:rsid w:val="0056747A"/>
    <w:rsid w:val="00572038"/>
    <w:rsid w:val="00574240"/>
    <w:rsid w:val="00574F04"/>
    <w:rsid w:val="00577659"/>
    <w:rsid w:val="00577DE2"/>
    <w:rsid w:val="00584A5C"/>
    <w:rsid w:val="00585EFD"/>
    <w:rsid w:val="00586080"/>
    <w:rsid w:val="00592733"/>
    <w:rsid w:val="005A1D87"/>
    <w:rsid w:val="005A2206"/>
    <w:rsid w:val="005A3BF9"/>
    <w:rsid w:val="005A4B8C"/>
    <w:rsid w:val="005A57C5"/>
    <w:rsid w:val="005A6076"/>
    <w:rsid w:val="005A6F31"/>
    <w:rsid w:val="005A7D7C"/>
    <w:rsid w:val="005B07F0"/>
    <w:rsid w:val="005B2B86"/>
    <w:rsid w:val="005B2E8A"/>
    <w:rsid w:val="005B2FB4"/>
    <w:rsid w:val="005B355A"/>
    <w:rsid w:val="005B3E47"/>
    <w:rsid w:val="005B444E"/>
    <w:rsid w:val="005B6143"/>
    <w:rsid w:val="005B78EB"/>
    <w:rsid w:val="005C2BD3"/>
    <w:rsid w:val="005C45E6"/>
    <w:rsid w:val="005C75E0"/>
    <w:rsid w:val="005D071A"/>
    <w:rsid w:val="005D7B96"/>
    <w:rsid w:val="005D7E64"/>
    <w:rsid w:val="005D7E88"/>
    <w:rsid w:val="005E0DD4"/>
    <w:rsid w:val="005E32B6"/>
    <w:rsid w:val="005E6805"/>
    <w:rsid w:val="005E7B11"/>
    <w:rsid w:val="005E7D37"/>
    <w:rsid w:val="005F0600"/>
    <w:rsid w:val="005F15A4"/>
    <w:rsid w:val="005F2F70"/>
    <w:rsid w:val="00603ED0"/>
    <w:rsid w:val="00606833"/>
    <w:rsid w:val="00606C8D"/>
    <w:rsid w:val="00610474"/>
    <w:rsid w:val="006105DD"/>
    <w:rsid w:val="0061298C"/>
    <w:rsid w:val="00613617"/>
    <w:rsid w:val="00616C1D"/>
    <w:rsid w:val="00617C46"/>
    <w:rsid w:val="00623204"/>
    <w:rsid w:val="00623818"/>
    <w:rsid w:val="00623857"/>
    <w:rsid w:val="00625129"/>
    <w:rsid w:val="006262F3"/>
    <w:rsid w:val="006303FC"/>
    <w:rsid w:val="00630805"/>
    <w:rsid w:val="00633BC3"/>
    <w:rsid w:val="00633F15"/>
    <w:rsid w:val="00635087"/>
    <w:rsid w:val="006379A9"/>
    <w:rsid w:val="00640E2D"/>
    <w:rsid w:val="00641862"/>
    <w:rsid w:val="0064212E"/>
    <w:rsid w:val="006440BE"/>
    <w:rsid w:val="00644F0D"/>
    <w:rsid w:val="006476B4"/>
    <w:rsid w:val="0065289E"/>
    <w:rsid w:val="00653AC3"/>
    <w:rsid w:val="00654FF4"/>
    <w:rsid w:val="00655F90"/>
    <w:rsid w:val="00657206"/>
    <w:rsid w:val="00660F0C"/>
    <w:rsid w:val="00664FD2"/>
    <w:rsid w:val="00666964"/>
    <w:rsid w:val="00666DAF"/>
    <w:rsid w:val="00670C5D"/>
    <w:rsid w:val="0067324E"/>
    <w:rsid w:val="006758ED"/>
    <w:rsid w:val="00676A91"/>
    <w:rsid w:val="00680C8B"/>
    <w:rsid w:val="00680F69"/>
    <w:rsid w:val="00682B93"/>
    <w:rsid w:val="00684967"/>
    <w:rsid w:val="00687C8C"/>
    <w:rsid w:val="006932E3"/>
    <w:rsid w:val="006A708D"/>
    <w:rsid w:val="006B2557"/>
    <w:rsid w:val="006B4503"/>
    <w:rsid w:val="006B4C3E"/>
    <w:rsid w:val="006B6FE9"/>
    <w:rsid w:val="006C13EB"/>
    <w:rsid w:val="006C32DE"/>
    <w:rsid w:val="006C47F6"/>
    <w:rsid w:val="006C5EE1"/>
    <w:rsid w:val="006D1DAE"/>
    <w:rsid w:val="006D2792"/>
    <w:rsid w:val="006D36B1"/>
    <w:rsid w:val="006D4FE3"/>
    <w:rsid w:val="006D5047"/>
    <w:rsid w:val="006D6635"/>
    <w:rsid w:val="006D6DF3"/>
    <w:rsid w:val="006D7AF8"/>
    <w:rsid w:val="006D7E95"/>
    <w:rsid w:val="006E073D"/>
    <w:rsid w:val="006E1BFC"/>
    <w:rsid w:val="006E1F38"/>
    <w:rsid w:val="006E22D0"/>
    <w:rsid w:val="006F2E32"/>
    <w:rsid w:val="006F393F"/>
    <w:rsid w:val="006F79E5"/>
    <w:rsid w:val="00701D8B"/>
    <w:rsid w:val="00702192"/>
    <w:rsid w:val="007022D2"/>
    <w:rsid w:val="00704245"/>
    <w:rsid w:val="00704AAF"/>
    <w:rsid w:val="00704E0F"/>
    <w:rsid w:val="007063BE"/>
    <w:rsid w:val="00707D0C"/>
    <w:rsid w:val="00707D6F"/>
    <w:rsid w:val="00712DD3"/>
    <w:rsid w:val="0071500D"/>
    <w:rsid w:val="00717E5A"/>
    <w:rsid w:val="00721A0B"/>
    <w:rsid w:val="00724CB2"/>
    <w:rsid w:val="00727D65"/>
    <w:rsid w:val="00730A8B"/>
    <w:rsid w:val="0073165B"/>
    <w:rsid w:val="0073375B"/>
    <w:rsid w:val="007337D9"/>
    <w:rsid w:val="00740201"/>
    <w:rsid w:val="00740E34"/>
    <w:rsid w:val="00741322"/>
    <w:rsid w:val="00743508"/>
    <w:rsid w:val="00743524"/>
    <w:rsid w:val="007446ED"/>
    <w:rsid w:val="007475A9"/>
    <w:rsid w:val="0074772E"/>
    <w:rsid w:val="0075083E"/>
    <w:rsid w:val="00753514"/>
    <w:rsid w:val="00753B3A"/>
    <w:rsid w:val="0075495B"/>
    <w:rsid w:val="007550BE"/>
    <w:rsid w:val="00757624"/>
    <w:rsid w:val="007601B6"/>
    <w:rsid w:val="00760536"/>
    <w:rsid w:val="00760993"/>
    <w:rsid w:val="00761161"/>
    <w:rsid w:val="007629F4"/>
    <w:rsid w:val="0076430C"/>
    <w:rsid w:val="007653CC"/>
    <w:rsid w:val="0076613B"/>
    <w:rsid w:val="00767FFD"/>
    <w:rsid w:val="00771BB4"/>
    <w:rsid w:val="00772384"/>
    <w:rsid w:val="00772E5C"/>
    <w:rsid w:val="0077465E"/>
    <w:rsid w:val="00774B7E"/>
    <w:rsid w:val="00780819"/>
    <w:rsid w:val="00780C5B"/>
    <w:rsid w:val="00780EB6"/>
    <w:rsid w:val="00781CA4"/>
    <w:rsid w:val="00781EE4"/>
    <w:rsid w:val="007837B1"/>
    <w:rsid w:val="007837B6"/>
    <w:rsid w:val="007849BD"/>
    <w:rsid w:val="00790121"/>
    <w:rsid w:val="007938CA"/>
    <w:rsid w:val="00797016"/>
    <w:rsid w:val="007A0B14"/>
    <w:rsid w:val="007A2538"/>
    <w:rsid w:val="007A38FC"/>
    <w:rsid w:val="007A7514"/>
    <w:rsid w:val="007B2A40"/>
    <w:rsid w:val="007B383F"/>
    <w:rsid w:val="007B5A86"/>
    <w:rsid w:val="007B7143"/>
    <w:rsid w:val="007C159C"/>
    <w:rsid w:val="007C174B"/>
    <w:rsid w:val="007C3B9C"/>
    <w:rsid w:val="007C4926"/>
    <w:rsid w:val="007C4FDD"/>
    <w:rsid w:val="007D0527"/>
    <w:rsid w:val="007D0BF0"/>
    <w:rsid w:val="007D1233"/>
    <w:rsid w:val="007D2FC5"/>
    <w:rsid w:val="007D5AFC"/>
    <w:rsid w:val="007D683C"/>
    <w:rsid w:val="007E024F"/>
    <w:rsid w:val="007E231C"/>
    <w:rsid w:val="007E25EB"/>
    <w:rsid w:val="007E347C"/>
    <w:rsid w:val="007E7D90"/>
    <w:rsid w:val="007F0D56"/>
    <w:rsid w:val="007F16DA"/>
    <w:rsid w:val="007F22F2"/>
    <w:rsid w:val="007F2366"/>
    <w:rsid w:val="007F28CC"/>
    <w:rsid w:val="007F2FD9"/>
    <w:rsid w:val="007F34D3"/>
    <w:rsid w:val="007F3918"/>
    <w:rsid w:val="007F488C"/>
    <w:rsid w:val="007F4D92"/>
    <w:rsid w:val="007F5531"/>
    <w:rsid w:val="007F787F"/>
    <w:rsid w:val="00801BBE"/>
    <w:rsid w:val="00805475"/>
    <w:rsid w:val="00805A87"/>
    <w:rsid w:val="0081119C"/>
    <w:rsid w:val="00811B1F"/>
    <w:rsid w:val="00815104"/>
    <w:rsid w:val="008164CF"/>
    <w:rsid w:val="008221AA"/>
    <w:rsid w:val="0082596F"/>
    <w:rsid w:val="00826264"/>
    <w:rsid w:val="00827389"/>
    <w:rsid w:val="008277BE"/>
    <w:rsid w:val="008327BB"/>
    <w:rsid w:val="00833A33"/>
    <w:rsid w:val="00834D11"/>
    <w:rsid w:val="00835AAF"/>
    <w:rsid w:val="00835FE3"/>
    <w:rsid w:val="00836881"/>
    <w:rsid w:val="0084315E"/>
    <w:rsid w:val="00845FA6"/>
    <w:rsid w:val="00846333"/>
    <w:rsid w:val="008467E4"/>
    <w:rsid w:val="0085416A"/>
    <w:rsid w:val="0085489B"/>
    <w:rsid w:val="00854F37"/>
    <w:rsid w:val="00856780"/>
    <w:rsid w:val="00856849"/>
    <w:rsid w:val="00860FBF"/>
    <w:rsid w:val="0086103A"/>
    <w:rsid w:val="00861B21"/>
    <w:rsid w:val="008710BD"/>
    <w:rsid w:val="00871ABD"/>
    <w:rsid w:val="0087353E"/>
    <w:rsid w:val="00873605"/>
    <w:rsid w:val="00873F09"/>
    <w:rsid w:val="0087685D"/>
    <w:rsid w:val="00882ED8"/>
    <w:rsid w:val="00884070"/>
    <w:rsid w:val="00893A03"/>
    <w:rsid w:val="00893DD8"/>
    <w:rsid w:val="008941BA"/>
    <w:rsid w:val="00895A61"/>
    <w:rsid w:val="008968E5"/>
    <w:rsid w:val="00897E59"/>
    <w:rsid w:val="008A0A55"/>
    <w:rsid w:val="008A0B54"/>
    <w:rsid w:val="008A0C56"/>
    <w:rsid w:val="008A2909"/>
    <w:rsid w:val="008A2981"/>
    <w:rsid w:val="008A36F9"/>
    <w:rsid w:val="008A4973"/>
    <w:rsid w:val="008A5E3E"/>
    <w:rsid w:val="008B187E"/>
    <w:rsid w:val="008B261E"/>
    <w:rsid w:val="008B2957"/>
    <w:rsid w:val="008B3CD4"/>
    <w:rsid w:val="008B497F"/>
    <w:rsid w:val="008B501D"/>
    <w:rsid w:val="008B5410"/>
    <w:rsid w:val="008B56BC"/>
    <w:rsid w:val="008B6392"/>
    <w:rsid w:val="008B73E1"/>
    <w:rsid w:val="008C0199"/>
    <w:rsid w:val="008C01E5"/>
    <w:rsid w:val="008C149B"/>
    <w:rsid w:val="008C18C8"/>
    <w:rsid w:val="008C40F8"/>
    <w:rsid w:val="008C52D0"/>
    <w:rsid w:val="008C6A73"/>
    <w:rsid w:val="008C72D2"/>
    <w:rsid w:val="008D1900"/>
    <w:rsid w:val="008D304D"/>
    <w:rsid w:val="008D4333"/>
    <w:rsid w:val="008D4714"/>
    <w:rsid w:val="008D4CDB"/>
    <w:rsid w:val="008D6AFB"/>
    <w:rsid w:val="008E02A2"/>
    <w:rsid w:val="008E3D2D"/>
    <w:rsid w:val="008E5A8B"/>
    <w:rsid w:val="008E7A8B"/>
    <w:rsid w:val="008E7AD0"/>
    <w:rsid w:val="008F0DA9"/>
    <w:rsid w:val="008F1724"/>
    <w:rsid w:val="008F326E"/>
    <w:rsid w:val="008F4E99"/>
    <w:rsid w:val="009000C4"/>
    <w:rsid w:val="0090073C"/>
    <w:rsid w:val="009028D8"/>
    <w:rsid w:val="00903B9B"/>
    <w:rsid w:val="00906B7B"/>
    <w:rsid w:val="009079C6"/>
    <w:rsid w:val="00911FED"/>
    <w:rsid w:val="00914251"/>
    <w:rsid w:val="00914E78"/>
    <w:rsid w:val="00917102"/>
    <w:rsid w:val="00917A8F"/>
    <w:rsid w:val="00917B7F"/>
    <w:rsid w:val="009208BE"/>
    <w:rsid w:val="009224AB"/>
    <w:rsid w:val="00923F25"/>
    <w:rsid w:val="00925AC9"/>
    <w:rsid w:val="00926624"/>
    <w:rsid w:val="00926B84"/>
    <w:rsid w:val="00926C78"/>
    <w:rsid w:val="00927255"/>
    <w:rsid w:val="009275C5"/>
    <w:rsid w:val="009277ED"/>
    <w:rsid w:val="00931DC1"/>
    <w:rsid w:val="00932A48"/>
    <w:rsid w:val="00932A56"/>
    <w:rsid w:val="0093739D"/>
    <w:rsid w:val="00940247"/>
    <w:rsid w:val="009425E0"/>
    <w:rsid w:val="009438DD"/>
    <w:rsid w:val="00950237"/>
    <w:rsid w:val="00951080"/>
    <w:rsid w:val="009516C5"/>
    <w:rsid w:val="00953A69"/>
    <w:rsid w:val="00953A95"/>
    <w:rsid w:val="00953B2E"/>
    <w:rsid w:val="00953EB1"/>
    <w:rsid w:val="0095427E"/>
    <w:rsid w:val="00954CD4"/>
    <w:rsid w:val="009558D3"/>
    <w:rsid w:val="00956AFD"/>
    <w:rsid w:val="009577EB"/>
    <w:rsid w:val="009601AA"/>
    <w:rsid w:val="00961543"/>
    <w:rsid w:val="009666D9"/>
    <w:rsid w:val="00967DF7"/>
    <w:rsid w:val="00970589"/>
    <w:rsid w:val="00970B73"/>
    <w:rsid w:val="009720F0"/>
    <w:rsid w:val="0097391D"/>
    <w:rsid w:val="00977ED5"/>
    <w:rsid w:val="00981A18"/>
    <w:rsid w:val="0098655B"/>
    <w:rsid w:val="00991A2E"/>
    <w:rsid w:val="00992FC7"/>
    <w:rsid w:val="00995024"/>
    <w:rsid w:val="00995EF8"/>
    <w:rsid w:val="009A3DE0"/>
    <w:rsid w:val="009A4C36"/>
    <w:rsid w:val="009A5327"/>
    <w:rsid w:val="009A6665"/>
    <w:rsid w:val="009A6743"/>
    <w:rsid w:val="009B04C2"/>
    <w:rsid w:val="009B3BFC"/>
    <w:rsid w:val="009B4333"/>
    <w:rsid w:val="009B486B"/>
    <w:rsid w:val="009B4E19"/>
    <w:rsid w:val="009B55F1"/>
    <w:rsid w:val="009B5CB9"/>
    <w:rsid w:val="009B66C9"/>
    <w:rsid w:val="009B69F8"/>
    <w:rsid w:val="009C01EC"/>
    <w:rsid w:val="009C1F1C"/>
    <w:rsid w:val="009C2D6F"/>
    <w:rsid w:val="009C7347"/>
    <w:rsid w:val="009C7FD4"/>
    <w:rsid w:val="009D02E1"/>
    <w:rsid w:val="009D2012"/>
    <w:rsid w:val="009D2A25"/>
    <w:rsid w:val="009D2E93"/>
    <w:rsid w:val="009D2FBC"/>
    <w:rsid w:val="009D3C00"/>
    <w:rsid w:val="009D7A53"/>
    <w:rsid w:val="009E0A97"/>
    <w:rsid w:val="009E21EF"/>
    <w:rsid w:val="009E3AAE"/>
    <w:rsid w:val="009E4EF7"/>
    <w:rsid w:val="009E5EAC"/>
    <w:rsid w:val="009E6A51"/>
    <w:rsid w:val="009F0B67"/>
    <w:rsid w:val="009F29AC"/>
    <w:rsid w:val="009F50BE"/>
    <w:rsid w:val="009F6430"/>
    <w:rsid w:val="00A007E1"/>
    <w:rsid w:val="00A010DF"/>
    <w:rsid w:val="00A012B4"/>
    <w:rsid w:val="00A01BE2"/>
    <w:rsid w:val="00A03005"/>
    <w:rsid w:val="00A04455"/>
    <w:rsid w:val="00A05832"/>
    <w:rsid w:val="00A0603D"/>
    <w:rsid w:val="00A06087"/>
    <w:rsid w:val="00A07800"/>
    <w:rsid w:val="00A10848"/>
    <w:rsid w:val="00A11CE9"/>
    <w:rsid w:val="00A12D92"/>
    <w:rsid w:val="00A13577"/>
    <w:rsid w:val="00A15DE3"/>
    <w:rsid w:val="00A15E9E"/>
    <w:rsid w:val="00A16386"/>
    <w:rsid w:val="00A16E42"/>
    <w:rsid w:val="00A17A07"/>
    <w:rsid w:val="00A21ABA"/>
    <w:rsid w:val="00A21E64"/>
    <w:rsid w:val="00A24036"/>
    <w:rsid w:val="00A2574E"/>
    <w:rsid w:val="00A27701"/>
    <w:rsid w:val="00A30B2C"/>
    <w:rsid w:val="00A31396"/>
    <w:rsid w:val="00A31926"/>
    <w:rsid w:val="00A32E88"/>
    <w:rsid w:val="00A3313E"/>
    <w:rsid w:val="00A35A45"/>
    <w:rsid w:val="00A36842"/>
    <w:rsid w:val="00A37C3A"/>
    <w:rsid w:val="00A41051"/>
    <w:rsid w:val="00A4114B"/>
    <w:rsid w:val="00A46849"/>
    <w:rsid w:val="00A46A66"/>
    <w:rsid w:val="00A47B38"/>
    <w:rsid w:val="00A529D8"/>
    <w:rsid w:val="00A54092"/>
    <w:rsid w:val="00A54940"/>
    <w:rsid w:val="00A55C68"/>
    <w:rsid w:val="00A56110"/>
    <w:rsid w:val="00A573EE"/>
    <w:rsid w:val="00A60A87"/>
    <w:rsid w:val="00A60E22"/>
    <w:rsid w:val="00A62CBD"/>
    <w:rsid w:val="00A63FA0"/>
    <w:rsid w:val="00A65E7F"/>
    <w:rsid w:val="00A67062"/>
    <w:rsid w:val="00A70CF8"/>
    <w:rsid w:val="00A742E5"/>
    <w:rsid w:val="00A77801"/>
    <w:rsid w:val="00A817A0"/>
    <w:rsid w:val="00A81F9B"/>
    <w:rsid w:val="00A9062A"/>
    <w:rsid w:val="00A906D8"/>
    <w:rsid w:val="00A90CC5"/>
    <w:rsid w:val="00A92296"/>
    <w:rsid w:val="00A9271C"/>
    <w:rsid w:val="00A954B3"/>
    <w:rsid w:val="00AA0A38"/>
    <w:rsid w:val="00AA152B"/>
    <w:rsid w:val="00AA1AF2"/>
    <w:rsid w:val="00AA1D0A"/>
    <w:rsid w:val="00AA2D41"/>
    <w:rsid w:val="00AA3056"/>
    <w:rsid w:val="00AA4919"/>
    <w:rsid w:val="00AA4C4B"/>
    <w:rsid w:val="00AA5C2F"/>
    <w:rsid w:val="00AA6FCB"/>
    <w:rsid w:val="00AA7C3F"/>
    <w:rsid w:val="00AB30FF"/>
    <w:rsid w:val="00AB452E"/>
    <w:rsid w:val="00AB5795"/>
    <w:rsid w:val="00AB5FA4"/>
    <w:rsid w:val="00AB6057"/>
    <w:rsid w:val="00AB6571"/>
    <w:rsid w:val="00AB6AF6"/>
    <w:rsid w:val="00AB76E0"/>
    <w:rsid w:val="00AC1007"/>
    <w:rsid w:val="00AC2629"/>
    <w:rsid w:val="00AC5D5D"/>
    <w:rsid w:val="00AC7724"/>
    <w:rsid w:val="00AD28A9"/>
    <w:rsid w:val="00AD2B30"/>
    <w:rsid w:val="00AD5AA6"/>
    <w:rsid w:val="00AD65EB"/>
    <w:rsid w:val="00AD663C"/>
    <w:rsid w:val="00AD7EA6"/>
    <w:rsid w:val="00AE00C8"/>
    <w:rsid w:val="00AE26CD"/>
    <w:rsid w:val="00AE2EE2"/>
    <w:rsid w:val="00AE55F7"/>
    <w:rsid w:val="00AF1E4B"/>
    <w:rsid w:val="00AF22FE"/>
    <w:rsid w:val="00B042DB"/>
    <w:rsid w:val="00B04CF3"/>
    <w:rsid w:val="00B05853"/>
    <w:rsid w:val="00B06BB4"/>
    <w:rsid w:val="00B07491"/>
    <w:rsid w:val="00B07D68"/>
    <w:rsid w:val="00B10209"/>
    <w:rsid w:val="00B1099B"/>
    <w:rsid w:val="00B10F30"/>
    <w:rsid w:val="00B111B7"/>
    <w:rsid w:val="00B1566A"/>
    <w:rsid w:val="00B168DB"/>
    <w:rsid w:val="00B202FD"/>
    <w:rsid w:val="00B20D95"/>
    <w:rsid w:val="00B23A9E"/>
    <w:rsid w:val="00B23BDE"/>
    <w:rsid w:val="00B269B6"/>
    <w:rsid w:val="00B27B9D"/>
    <w:rsid w:val="00B33858"/>
    <w:rsid w:val="00B41919"/>
    <w:rsid w:val="00B420A1"/>
    <w:rsid w:val="00B42CC1"/>
    <w:rsid w:val="00B446BF"/>
    <w:rsid w:val="00B44C31"/>
    <w:rsid w:val="00B507D2"/>
    <w:rsid w:val="00B50F34"/>
    <w:rsid w:val="00B51E45"/>
    <w:rsid w:val="00B54D3B"/>
    <w:rsid w:val="00B5773C"/>
    <w:rsid w:val="00B60722"/>
    <w:rsid w:val="00B609DC"/>
    <w:rsid w:val="00B62178"/>
    <w:rsid w:val="00B628F9"/>
    <w:rsid w:val="00B6357D"/>
    <w:rsid w:val="00B64E09"/>
    <w:rsid w:val="00B6575B"/>
    <w:rsid w:val="00B6735D"/>
    <w:rsid w:val="00B74E2D"/>
    <w:rsid w:val="00B74E6D"/>
    <w:rsid w:val="00B75795"/>
    <w:rsid w:val="00B7585D"/>
    <w:rsid w:val="00B758F8"/>
    <w:rsid w:val="00B76FD1"/>
    <w:rsid w:val="00B811A2"/>
    <w:rsid w:val="00B82A5B"/>
    <w:rsid w:val="00B83B5F"/>
    <w:rsid w:val="00B859BD"/>
    <w:rsid w:val="00B87341"/>
    <w:rsid w:val="00B908BC"/>
    <w:rsid w:val="00B91EF1"/>
    <w:rsid w:val="00B942A8"/>
    <w:rsid w:val="00B945A0"/>
    <w:rsid w:val="00B96D4C"/>
    <w:rsid w:val="00B970A9"/>
    <w:rsid w:val="00BA2135"/>
    <w:rsid w:val="00BA4EB7"/>
    <w:rsid w:val="00BA6447"/>
    <w:rsid w:val="00BA7E90"/>
    <w:rsid w:val="00BB067F"/>
    <w:rsid w:val="00BB1DE6"/>
    <w:rsid w:val="00BB1F6D"/>
    <w:rsid w:val="00BB2B46"/>
    <w:rsid w:val="00BB3761"/>
    <w:rsid w:val="00BB4979"/>
    <w:rsid w:val="00BB5755"/>
    <w:rsid w:val="00BB6942"/>
    <w:rsid w:val="00BB747A"/>
    <w:rsid w:val="00BC061F"/>
    <w:rsid w:val="00BC4203"/>
    <w:rsid w:val="00BC6F4C"/>
    <w:rsid w:val="00BD0AA7"/>
    <w:rsid w:val="00BD1196"/>
    <w:rsid w:val="00BD1F1F"/>
    <w:rsid w:val="00BD472C"/>
    <w:rsid w:val="00BD4D0E"/>
    <w:rsid w:val="00BD592C"/>
    <w:rsid w:val="00BD5E86"/>
    <w:rsid w:val="00BD6746"/>
    <w:rsid w:val="00BE359D"/>
    <w:rsid w:val="00BE3624"/>
    <w:rsid w:val="00BE3FF8"/>
    <w:rsid w:val="00BE40E0"/>
    <w:rsid w:val="00BE5838"/>
    <w:rsid w:val="00BE7D5A"/>
    <w:rsid w:val="00BF3154"/>
    <w:rsid w:val="00BF3165"/>
    <w:rsid w:val="00C0155C"/>
    <w:rsid w:val="00C017C2"/>
    <w:rsid w:val="00C01BB2"/>
    <w:rsid w:val="00C03E07"/>
    <w:rsid w:val="00C04010"/>
    <w:rsid w:val="00C04F7C"/>
    <w:rsid w:val="00C066FD"/>
    <w:rsid w:val="00C07526"/>
    <w:rsid w:val="00C10935"/>
    <w:rsid w:val="00C10AB2"/>
    <w:rsid w:val="00C1260E"/>
    <w:rsid w:val="00C12C2C"/>
    <w:rsid w:val="00C1361B"/>
    <w:rsid w:val="00C15658"/>
    <w:rsid w:val="00C15B59"/>
    <w:rsid w:val="00C20115"/>
    <w:rsid w:val="00C21237"/>
    <w:rsid w:val="00C21495"/>
    <w:rsid w:val="00C22B75"/>
    <w:rsid w:val="00C236AC"/>
    <w:rsid w:val="00C23C74"/>
    <w:rsid w:val="00C349BB"/>
    <w:rsid w:val="00C35FC4"/>
    <w:rsid w:val="00C36680"/>
    <w:rsid w:val="00C3770F"/>
    <w:rsid w:val="00C402B5"/>
    <w:rsid w:val="00C428B2"/>
    <w:rsid w:val="00C44E88"/>
    <w:rsid w:val="00C45939"/>
    <w:rsid w:val="00C4763A"/>
    <w:rsid w:val="00C51649"/>
    <w:rsid w:val="00C518CD"/>
    <w:rsid w:val="00C535FA"/>
    <w:rsid w:val="00C54917"/>
    <w:rsid w:val="00C568AE"/>
    <w:rsid w:val="00C611B3"/>
    <w:rsid w:val="00C63736"/>
    <w:rsid w:val="00C641B9"/>
    <w:rsid w:val="00C72C82"/>
    <w:rsid w:val="00C755ED"/>
    <w:rsid w:val="00C77697"/>
    <w:rsid w:val="00C77788"/>
    <w:rsid w:val="00C80720"/>
    <w:rsid w:val="00C839E8"/>
    <w:rsid w:val="00C84B4C"/>
    <w:rsid w:val="00C8635B"/>
    <w:rsid w:val="00C8763C"/>
    <w:rsid w:val="00C95A2E"/>
    <w:rsid w:val="00CA06F0"/>
    <w:rsid w:val="00CA2A0D"/>
    <w:rsid w:val="00CA4D22"/>
    <w:rsid w:val="00CA7969"/>
    <w:rsid w:val="00CA7EDC"/>
    <w:rsid w:val="00CB1023"/>
    <w:rsid w:val="00CB12E5"/>
    <w:rsid w:val="00CB7228"/>
    <w:rsid w:val="00CC05B0"/>
    <w:rsid w:val="00CC15FF"/>
    <w:rsid w:val="00CC1855"/>
    <w:rsid w:val="00CC1CE2"/>
    <w:rsid w:val="00CC32D5"/>
    <w:rsid w:val="00CC339A"/>
    <w:rsid w:val="00CC46C1"/>
    <w:rsid w:val="00CC6DC8"/>
    <w:rsid w:val="00CC6F6A"/>
    <w:rsid w:val="00CC782C"/>
    <w:rsid w:val="00CD0D9B"/>
    <w:rsid w:val="00CD139B"/>
    <w:rsid w:val="00CD1CC1"/>
    <w:rsid w:val="00CD2DD8"/>
    <w:rsid w:val="00CD32B7"/>
    <w:rsid w:val="00CD3619"/>
    <w:rsid w:val="00CD3921"/>
    <w:rsid w:val="00CD44D8"/>
    <w:rsid w:val="00CE0923"/>
    <w:rsid w:val="00CE2634"/>
    <w:rsid w:val="00CE3A70"/>
    <w:rsid w:val="00CE50C6"/>
    <w:rsid w:val="00CE56BE"/>
    <w:rsid w:val="00CE5AC7"/>
    <w:rsid w:val="00CE608C"/>
    <w:rsid w:val="00CF046C"/>
    <w:rsid w:val="00CF0684"/>
    <w:rsid w:val="00CF21EE"/>
    <w:rsid w:val="00CF30FE"/>
    <w:rsid w:val="00CF3B22"/>
    <w:rsid w:val="00CF54F5"/>
    <w:rsid w:val="00CF703D"/>
    <w:rsid w:val="00CF717B"/>
    <w:rsid w:val="00D006C6"/>
    <w:rsid w:val="00D008BF"/>
    <w:rsid w:val="00D014DB"/>
    <w:rsid w:val="00D03333"/>
    <w:rsid w:val="00D03EA4"/>
    <w:rsid w:val="00D111B0"/>
    <w:rsid w:val="00D118E7"/>
    <w:rsid w:val="00D14960"/>
    <w:rsid w:val="00D15470"/>
    <w:rsid w:val="00D24A4C"/>
    <w:rsid w:val="00D24AF7"/>
    <w:rsid w:val="00D32D3D"/>
    <w:rsid w:val="00D3432A"/>
    <w:rsid w:val="00D354B8"/>
    <w:rsid w:val="00D3628F"/>
    <w:rsid w:val="00D37DF7"/>
    <w:rsid w:val="00D43A9D"/>
    <w:rsid w:val="00D443A9"/>
    <w:rsid w:val="00D46EC4"/>
    <w:rsid w:val="00D47540"/>
    <w:rsid w:val="00D50724"/>
    <w:rsid w:val="00D51306"/>
    <w:rsid w:val="00D517DF"/>
    <w:rsid w:val="00D518F7"/>
    <w:rsid w:val="00D52109"/>
    <w:rsid w:val="00D526DF"/>
    <w:rsid w:val="00D53358"/>
    <w:rsid w:val="00D53747"/>
    <w:rsid w:val="00D54467"/>
    <w:rsid w:val="00D56F3D"/>
    <w:rsid w:val="00D60E5E"/>
    <w:rsid w:val="00D6224F"/>
    <w:rsid w:val="00D6496C"/>
    <w:rsid w:val="00D655B7"/>
    <w:rsid w:val="00D65C0D"/>
    <w:rsid w:val="00D67988"/>
    <w:rsid w:val="00D70309"/>
    <w:rsid w:val="00D736F8"/>
    <w:rsid w:val="00D75661"/>
    <w:rsid w:val="00D77B5A"/>
    <w:rsid w:val="00D77D7F"/>
    <w:rsid w:val="00D80370"/>
    <w:rsid w:val="00D80B3B"/>
    <w:rsid w:val="00D82C1E"/>
    <w:rsid w:val="00D8314A"/>
    <w:rsid w:val="00D8648E"/>
    <w:rsid w:val="00D91162"/>
    <w:rsid w:val="00D92E69"/>
    <w:rsid w:val="00D97FBE"/>
    <w:rsid w:val="00DA37D6"/>
    <w:rsid w:val="00DA4024"/>
    <w:rsid w:val="00DA51C4"/>
    <w:rsid w:val="00DA660A"/>
    <w:rsid w:val="00DB0778"/>
    <w:rsid w:val="00DB14F3"/>
    <w:rsid w:val="00DB15C7"/>
    <w:rsid w:val="00DB2986"/>
    <w:rsid w:val="00DB3AB1"/>
    <w:rsid w:val="00DB46AD"/>
    <w:rsid w:val="00DB6957"/>
    <w:rsid w:val="00DB6D03"/>
    <w:rsid w:val="00DC068B"/>
    <w:rsid w:val="00DC08BC"/>
    <w:rsid w:val="00DC0CD6"/>
    <w:rsid w:val="00DC2F92"/>
    <w:rsid w:val="00DC4CA0"/>
    <w:rsid w:val="00DC59E8"/>
    <w:rsid w:val="00DC786A"/>
    <w:rsid w:val="00DD1B43"/>
    <w:rsid w:val="00DD1E94"/>
    <w:rsid w:val="00DD2124"/>
    <w:rsid w:val="00DD42EE"/>
    <w:rsid w:val="00DD587D"/>
    <w:rsid w:val="00DD7D18"/>
    <w:rsid w:val="00DE2C4D"/>
    <w:rsid w:val="00DE2CA5"/>
    <w:rsid w:val="00DE4624"/>
    <w:rsid w:val="00DE57B0"/>
    <w:rsid w:val="00DE652D"/>
    <w:rsid w:val="00DE65C2"/>
    <w:rsid w:val="00DE7B7E"/>
    <w:rsid w:val="00DF1127"/>
    <w:rsid w:val="00DF4515"/>
    <w:rsid w:val="00DF470F"/>
    <w:rsid w:val="00DF4751"/>
    <w:rsid w:val="00DF58F0"/>
    <w:rsid w:val="00DF641F"/>
    <w:rsid w:val="00DF647A"/>
    <w:rsid w:val="00DF6F37"/>
    <w:rsid w:val="00E02576"/>
    <w:rsid w:val="00E03524"/>
    <w:rsid w:val="00E0456E"/>
    <w:rsid w:val="00E049E4"/>
    <w:rsid w:val="00E05239"/>
    <w:rsid w:val="00E05ADE"/>
    <w:rsid w:val="00E11A75"/>
    <w:rsid w:val="00E11CB6"/>
    <w:rsid w:val="00E12316"/>
    <w:rsid w:val="00E13425"/>
    <w:rsid w:val="00E144D2"/>
    <w:rsid w:val="00E1680E"/>
    <w:rsid w:val="00E173A8"/>
    <w:rsid w:val="00E20ACD"/>
    <w:rsid w:val="00E21640"/>
    <w:rsid w:val="00E242B8"/>
    <w:rsid w:val="00E25C0D"/>
    <w:rsid w:val="00E26D85"/>
    <w:rsid w:val="00E31581"/>
    <w:rsid w:val="00E31841"/>
    <w:rsid w:val="00E31876"/>
    <w:rsid w:val="00E31C82"/>
    <w:rsid w:val="00E323E1"/>
    <w:rsid w:val="00E357D9"/>
    <w:rsid w:val="00E35F7F"/>
    <w:rsid w:val="00E364C6"/>
    <w:rsid w:val="00E374B2"/>
    <w:rsid w:val="00E37542"/>
    <w:rsid w:val="00E409C8"/>
    <w:rsid w:val="00E40C23"/>
    <w:rsid w:val="00E4122D"/>
    <w:rsid w:val="00E414F4"/>
    <w:rsid w:val="00E4187E"/>
    <w:rsid w:val="00E41A6A"/>
    <w:rsid w:val="00E42849"/>
    <w:rsid w:val="00E44832"/>
    <w:rsid w:val="00E449B6"/>
    <w:rsid w:val="00E45A47"/>
    <w:rsid w:val="00E47126"/>
    <w:rsid w:val="00E47149"/>
    <w:rsid w:val="00E479E1"/>
    <w:rsid w:val="00E5039C"/>
    <w:rsid w:val="00E50615"/>
    <w:rsid w:val="00E506B3"/>
    <w:rsid w:val="00E50CBF"/>
    <w:rsid w:val="00E50D7A"/>
    <w:rsid w:val="00E51364"/>
    <w:rsid w:val="00E51987"/>
    <w:rsid w:val="00E528D9"/>
    <w:rsid w:val="00E54D5D"/>
    <w:rsid w:val="00E55DFC"/>
    <w:rsid w:val="00E56697"/>
    <w:rsid w:val="00E608CE"/>
    <w:rsid w:val="00E61D4A"/>
    <w:rsid w:val="00E648C1"/>
    <w:rsid w:val="00E64EEB"/>
    <w:rsid w:val="00E651F1"/>
    <w:rsid w:val="00E66017"/>
    <w:rsid w:val="00E67C52"/>
    <w:rsid w:val="00E715DD"/>
    <w:rsid w:val="00E71773"/>
    <w:rsid w:val="00E71D05"/>
    <w:rsid w:val="00E7326B"/>
    <w:rsid w:val="00E7624C"/>
    <w:rsid w:val="00E77C74"/>
    <w:rsid w:val="00E81466"/>
    <w:rsid w:val="00E81EF8"/>
    <w:rsid w:val="00E82356"/>
    <w:rsid w:val="00E834C3"/>
    <w:rsid w:val="00E83BF4"/>
    <w:rsid w:val="00E924C5"/>
    <w:rsid w:val="00E94256"/>
    <w:rsid w:val="00E95504"/>
    <w:rsid w:val="00E961E0"/>
    <w:rsid w:val="00E962FD"/>
    <w:rsid w:val="00E9636B"/>
    <w:rsid w:val="00E970B8"/>
    <w:rsid w:val="00E9778E"/>
    <w:rsid w:val="00EA04E3"/>
    <w:rsid w:val="00EA05E9"/>
    <w:rsid w:val="00EA0D1F"/>
    <w:rsid w:val="00EA0F73"/>
    <w:rsid w:val="00EA19F7"/>
    <w:rsid w:val="00EA3CFE"/>
    <w:rsid w:val="00EA490B"/>
    <w:rsid w:val="00EA6074"/>
    <w:rsid w:val="00EA6101"/>
    <w:rsid w:val="00EA6490"/>
    <w:rsid w:val="00EB1168"/>
    <w:rsid w:val="00EB1BC5"/>
    <w:rsid w:val="00EB7035"/>
    <w:rsid w:val="00EB7F3F"/>
    <w:rsid w:val="00EC0CEB"/>
    <w:rsid w:val="00EC24F6"/>
    <w:rsid w:val="00EC265F"/>
    <w:rsid w:val="00EC2662"/>
    <w:rsid w:val="00EC3CDA"/>
    <w:rsid w:val="00EC613C"/>
    <w:rsid w:val="00EC69BA"/>
    <w:rsid w:val="00ED032A"/>
    <w:rsid w:val="00ED103E"/>
    <w:rsid w:val="00ED23A4"/>
    <w:rsid w:val="00ED4042"/>
    <w:rsid w:val="00ED6D9D"/>
    <w:rsid w:val="00EE13C5"/>
    <w:rsid w:val="00EE3430"/>
    <w:rsid w:val="00EE4217"/>
    <w:rsid w:val="00EE6A9A"/>
    <w:rsid w:val="00EE70EF"/>
    <w:rsid w:val="00EF1AFC"/>
    <w:rsid w:val="00EF6523"/>
    <w:rsid w:val="00F005C7"/>
    <w:rsid w:val="00F00D7C"/>
    <w:rsid w:val="00F00E5F"/>
    <w:rsid w:val="00F020D1"/>
    <w:rsid w:val="00F0317D"/>
    <w:rsid w:val="00F03AC3"/>
    <w:rsid w:val="00F04E2E"/>
    <w:rsid w:val="00F10F70"/>
    <w:rsid w:val="00F1131D"/>
    <w:rsid w:val="00F13DD3"/>
    <w:rsid w:val="00F15E29"/>
    <w:rsid w:val="00F175A8"/>
    <w:rsid w:val="00F17A8A"/>
    <w:rsid w:val="00F221A1"/>
    <w:rsid w:val="00F23377"/>
    <w:rsid w:val="00F23958"/>
    <w:rsid w:val="00F246A9"/>
    <w:rsid w:val="00F24C3A"/>
    <w:rsid w:val="00F25779"/>
    <w:rsid w:val="00F2591A"/>
    <w:rsid w:val="00F25A80"/>
    <w:rsid w:val="00F264B0"/>
    <w:rsid w:val="00F30410"/>
    <w:rsid w:val="00F33241"/>
    <w:rsid w:val="00F332D0"/>
    <w:rsid w:val="00F35908"/>
    <w:rsid w:val="00F361EB"/>
    <w:rsid w:val="00F36726"/>
    <w:rsid w:val="00F36FD6"/>
    <w:rsid w:val="00F41972"/>
    <w:rsid w:val="00F427A5"/>
    <w:rsid w:val="00F433C1"/>
    <w:rsid w:val="00F440D3"/>
    <w:rsid w:val="00F45268"/>
    <w:rsid w:val="00F46DE4"/>
    <w:rsid w:val="00F47C66"/>
    <w:rsid w:val="00F51554"/>
    <w:rsid w:val="00F5197A"/>
    <w:rsid w:val="00F51A27"/>
    <w:rsid w:val="00F52D0D"/>
    <w:rsid w:val="00F539A3"/>
    <w:rsid w:val="00F547D5"/>
    <w:rsid w:val="00F55E4E"/>
    <w:rsid w:val="00F564F9"/>
    <w:rsid w:val="00F56516"/>
    <w:rsid w:val="00F57B36"/>
    <w:rsid w:val="00F61E44"/>
    <w:rsid w:val="00F62995"/>
    <w:rsid w:val="00F634DD"/>
    <w:rsid w:val="00F638E4"/>
    <w:rsid w:val="00F66991"/>
    <w:rsid w:val="00F706C9"/>
    <w:rsid w:val="00F70B79"/>
    <w:rsid w:val="00F70F9A"/>
    <w:rsid w:val="00F71ABA"/>
    <w:rsid w:val="00F765C2"/>
    <w:rsid w:val="00F7683A"/>
    <w:rsid w:val="00F77F30"/>
    <w:rsid w:val="00F823AC"/>
    <w:rsid w:val="00F83C4A"/>
    <w:rsid w:val="00F84375"/>
    <w:rsid w:val="00F850D2"/>
    <w:rsid w:val="00F8528C"/>
    <w:rsid w:val="00F8736F"/>
    <w:rsid w:val="00F9138B"/>
    <w:rsid w:val="00FA0CA7"/>
    <w:rsid w:val="00FA5AC9"/>
    <w:rsid w:val="00FA5F51"/>
    <w:rsid w:val="00FB6319"/>
    <w:rsid w:val="00FB6827"/>
    <w:rsid w:val="00FB7384"/>
    <w:rsid w:val="00FB7E15"/>
    <w:rsid w:val="00FC09EC"/>
    <w:rsid w:val="00FC1C03"/>
    <w:rsid w:val="00FC1CF1"/>
    <w:rsid w:val="00FC2E72"/>
    <w:rsid w:val="00FC358D"/>
    <w:rsid w:val="00FC4187"/>
    <w:rsid w:val="00FC4315"/>
    <w:rsid w:val="00FC473F"/>
    <w:rsid w:val="00FC50B1"/>
    <w:rsid w:val="00FC6FE2"/>
    <w:rsid w:val="00FC712F"/>
    <w:rsid w:val="00FC7BEA"/>
    <w:rsid w:val="00FD072A"/>
    <w:rsid w:val="00FD2EAD"/>
    <w:rsid w:val="00FD52AB"/>
    <w:rsid w:val="00FE4654"/>
    <w:rsid w:val="00FE480A"/>
    <w:rsid w:val="00FE6481"/>
    <w:rsid w:val="00FE6F7E"/>
    <w:rsid w:val="00FF0F51"/>
    <w:rsid w:val="00FF1B9D"/>
    <w:rsid w:val="00FF268A"/>
    <w:rsid w:val="00FF4067"/>
    <w:rsid w:val="00FF4A6E"/>
    <w:rsid w:val="00FF4C0D"/>
  </w:rsids>
  <m:mathPr>
    <m:mathFont m:val="Cambria Math"/>
    <m:brkBin m:val="before"/>
    <m:brkBinSub m:val="--"/>
    <m:smallFrac/>
    <m:dispDef/>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4DE7D"/>
  <w15:docId w15:val="{ED045629-418D-4050-82CC-89BC672D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1F6D"/>
    <w:pPr>
      <w:spacing w:after="360"/>
      <w:jc w:val="both"/>
    </w:pPr>
    <w:rPr>
      <w:sz w:val="22"/>
    </w:rPr>
  </w:style>
  <w:style w:type="paragraph" w:styleId="Titre1">
    <w:name w:val="heading 1"/>
    <w:aliases w:val="CDCB - Titre 1"/>
    <w:basedOn w:val="Normal"/>
    <w:next w:val="Corpsdetexte"/>
    <w:link w:val="Titre1Car"/>
    <w:qFormat/>
    <w:rsid w:val="002539F7"/>
    <w:pPr>
      <w:keepNext/>
      <w:numPr>
        <w:numId w:val="5"/>
      </w:numPr>
      <w:suppressAutoHyphens/>
      <w:spacing w:before="600" w:line="360" w:lineRule="auto"/>
      <w:outlineLvl w:val="0"/>
    </w:pPr>
    <w:rPr>
      <w:rFonts w:ascii="Arial" w:eastAsia="Times New Roman" w:hAnsi="Arial" w:cs="Arial"/>
      <w:b/>
      <w:bCs/>
      <w:caps/>
      <w:color w:val="EB6928"/>
      <w:sz w:val="24"/>
      <w:lang w:eastAsia="ar-SA"/>
    </w:rPr>
  </w:style>
  <w:style w:type="paragraph" w:styleId="Titre2">
    <w:name w:val="heading 2"/>
    <w:aliases w:val="CDCB - Titre 2"/>
    <w:basedOn w:val="Normal"/>
    <w:next w:val="Corpsdetexte"/>
    <w:link w:val="Titre2Car"/>
    <w:qFormat/>
    <w:rsid w:val="002539F7"/>
    <w:pPr>
      <w:keepNext/>
      <w:numPr>
        <w:ilvl w:val="1"/>
        <w:numId w:val="5"/>
      </w:numPr>
      <w:suppressAutoHyphens/>
      <w:spacing w:before="600" w:after="240" w:line="360" w:lineRule="auto"/>
      <w:outlineLvl w:val="1"/>
    </w:pPr>
    <w:rPr>
      <w:rFonts w:ascii="Arial" w:eastAsia="Times New Roman" w:hAnsi="Arial" w:cs="Arial"/>
      <w:b/>
      <w:bCs/>
      <w:color w:val="00735A"/>
      <w:sz w:val="24"/>
      <w:lang w:eastAsia="ar-SA"/>
    </w:rPr>
  </w:style>
  <w:style w:type="paragraph" w:styleId="Titre3">
    <w:name w:val="heading 3"/>
    <w:aliases w:val="CDCB - Titre 3"/>
    <w:basedOn w:val="Normal"/>
    <w:next w:val="Corpsdetexte"/>
    <w:link w:val="Titre3Car"/>
    <w:qFormat/>
    <w:rsid w:val="002539F7"/>
    <w:pPr>
      <w:keepNext/>
      <w:numPr>
        <w:ilvl w:val="2"/>
        <w:numId w:val="5"/>
      </w:numPr>
      <w:suppressAutoHyphens/>
      <w:spacing w:before="240"/>
      <w:jc w:val="left"/>
      <w:outlineLvl w:val="2"/>
    </w:pPr>
    <w:rPr>
      <w:rFonts w:ascii="Arial" w:eastAsia="Times New Roman" w:hAnsi="Arial" w:cs="Arial"/>
      <w:b/>
      <w:bCs/>
      <w:color w:val="82B919"/>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ntetes">
    <w:name w:val="Entetes"/>
    <w:basedOn w:val="Normal"/>
    <w:autoRedefine/>
    <w:qFormat/>
    <w:rsid w:val="0006615A"/>
    <w:pPr>
      <w:numPr>
        <w:numId w:val="1"/>
      </w:numPr>
      <w:spacing w:before="120" w:after="0"/>
      <w:ind w:left="284" w:hanging="284"/>
    </w:pPr>
    <w:rPr>
      <w:rFonts w:ascii="Arial" w:hAnsi="Arial"/>
      <w:sz w:val="24"/>
    </w:rPr>
  </w:style>
  <w:style w:type="paragraph" w:styleId="En-tte">
    <w:name w:val="header"/>
    <w:basedOn w:val="Normal"/>
    <w:link w:val="En-tteCar"/>
    <w:uiPriority w:val="99"/>
    <w:unhideWhenUsed/>
    <w:rsid w:val="00C80720"/>
    <w:pPr>
      <w:tabs>
        <w:tab w:val="center" w:pos="4536"/>
        <w:tab w:val="right" w:pos="9072"/>
      </w:tabs>
    </w:pPr>
  </w:style>
  <w:style w:type="character" w:customStyle="1" w:styleId="En-tteCar">
    <w:name w:val="En-tête Car"/>
    <w:basedOn w:val="Policepardfaut"/>
    <w:link w:val="En-tte"/>
    <w:uiPriority w:val="99"/>
    <w:rsid w:val="00C80720"/>
  </w:style>
  <w:style w:type="paragraph" w:styleId="Pieddepage">
    <w:name w:val="footer"/>
    <w:basedOn w:val="Normal"/>
    <w:link w:val="PieddepageCar"/>
    <w:uiPriority w:val="99"/>
    <w:unhideWhenUsed/>
    <w:rsid w:val="00C80720"/>
    <w:pPr>
      <w:tabs>
        <w:tab w:val="center" w:pos="4536"/>
        <w:tab w:val="right" w:pos="9072"/>
      </w:tabs>
    </w:pPr>
  </w:style>
  <w:style w:type="character" w:customStyle="1" w:styleId="PieddepageCar">
    <w:name w:val="Pied de page Car"/>
    <w:basedOn w:val="Policepardfaut"/>
    <w:link w:val="Pieddepage"/>
    <w:uiPriority w:val="99"/>
    <w:rsid w:val="00C80720"/>
  </w:style>
  <w:style w:type="paragraph" w:customStyle="1" w:styleId="Objet">
    <w:name w:val="Objet"/>
    <w:basedOn w:val="Entetes"/>
    <w:qFormat/>
    <w:rsid w:val="00C80720"/>
    <w:rPr>
      <w:color w:val="867474" w:themeColor="text1"/>
    </w:rPr>
  </w:style>
  <w:style w:type="paragraph" w:customStyle="1" w:styleId="adressecdcb">
    <w:name w:val="adresse cdcb"/>
    <w:basedOn w:val="Normal"/>
    <w:qFormat/>
    <w:rsid w:val="00BB1F6D"/>
    <w:pPr>
      <w:tabs>
        <w:tab w:val="left" w:pos="284"/>
      </w:tabs>
      <w:spacing w:after="240"/>
      <w:jc w:val="left"/>
    </w:pPr>
    <w:rPr>
      <w:sz w:val="18"/>
    </w:rPr>
  </w:style>
  <w:style w:type="table" w:styleId="Grilledutableau">
    <w:name w:val="Table Grid"/>
    <w:basedOn w:val="TableauNormal"/>
    <w:rsid w:val="00ED0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semiHidden/>
    <w:unhideWhenUsed/>
    <w:rsid w:val="00C95A2E"/>
    <w:pPr>
      <w:spacing w:after="0"/>
    </w:pPr>
    <w:rPr>
      <w:rFonts w:ascii="Tahoma" w:hAnsi="Tahoma" w:cs="Tahoma"/>
      <w:sz w:val="16"/>
      <w:szCs w:val="16"/>
    </w:rPr>
  </w:style>
  <w:style w:type="character" w:customStyle="1" w:styleId="TextedebullesCar">
    <w:name w:val="Texte de bulles Car"/>
    <w:basedOn w:val="Policepardfaut"/>
    <w:link w:val="Textedebulles"/>
    <w:semiHidden/>
    <w:rsid w:val="00C95A2E"/>
    <w:rPr>
      <w:rFonts w:ascii="Tahoma" w:hAnsi="Tahoma" w:cs="Tahoma"/>
      <w:sz w:val="16"/>
      <w:szCs w:val="16"/>
    </w:rPr>
  </w:style>
  <w:style w:type="character" w:styleId="Lienhypertexte">
    <w:name w:val="Hyperlink"/>
    <w:basedOn w:val="Policepardfaut"/>
    <w:rsid w:val="004C457E"/>
    <w:rPr>
      <w:color w:val="00AAE3" w:themeColor="hyperlink"/>
      <w:u w:val="single"/>
    </w:rPr>
  </w:style>
  <w:style w:type="paragraph" w:styleId="Paragraphedeliste">
    <w:name w:val="List Paragraph"/>
    <w:aliases w:val="Texte tab,alinéa 1,List Paragraph1,Paragraphe de liste num,Paragraphe de liste 1,List Paragraph,Normal bullet 2,Bullet 1,Liste couleur - Accent 11,texte de base,Puce focus,Contact,Enumeration 123,Listes,Puce 1,PUCES,liste 1,Pastille"/>
    <w:basedOn w:val="Normal"/>
    <w:link w:val="ParagraphedelisteCar"/>
    <w:qFormat/>
    <w:rsid w:val="00893DD8"/>
    <w:pPr>
      <w:spacing w:after="0"/>
      <w:ind w:left="720"/>
      <w:jc w:val="left"/>
    </w:pPr>
    <w:rPr>
      <w:szCs w:val="22"/>
    </w:rPr>
  </w:style>
  <w:style w:type="paragraph" w:customStyle="1" w:styleId="textedenote">
    <w:name w:val="texte de note"/>
    <w:basedOn w:val="Normal"/>
    <w:rsid w:val="00893DD8"/>
    <w:pPr>
      <w:spacing w:after="0"/>
    </w:pPr>
    <w:rPr>
      <w:rFonts w:ascii="Arial" w:eastAsia="Times New Roman" w:hAnsi="Arial" w:cs="Times New Roman"/>
      <w:szCs w:val="20"/>
      <w:lang w:eastAsia="fr-FR"/>
    </w:rPr>
  </w:style>
  <w:style w:type="character" w:styleId="Marquedecommentaire">
    <w:name w:val="annotation reference"/>
    <w:basedOn w:val="Policepardfaut"/>
    <w:semiHidden/>
    <w:unhideWhenUsed/>
    <w:rsid w:val="00A15DE3"/>
    <w:rPr>
      <w:sz w:val="16"/>
      <w:szCs w:val="16"/>
    </w:rPr>
  </w:style>
  <w:style w:type="paragraph" w:styleId="Commentaire">
    <w:name w:val="annotation text"/>
    <w:basedOn w:val="Normal"/>
    <w:link w:val="CommentaireCar"/>
    <w:unhideWhenUsed/>
    <w:rsid w:val="00A15DE3"/>
    <w:rPr>
      <w:sz w:val="20"/>
      <w:szCs w:val="20"/>
    </w:rPr>
  </w:style>
  <w:style w:type="character" w:customStyle="1" w:styleId="CommentaireCar">
    <w:name w:val="Commentaire Car"/>
    <w:basedOn w:val="Policepardfaut"/>
    <w:link w:val="Commentaire"/>
    <w:rsid w:val="00A15DE3"/>
    <w:rPr>
      <w:sz w:val="20"/>
      <w:szCs w:val="20"/>
    </w:rPr>
  </w:style>
  <w:style w:type="paragraph" w:styleId="Objetducommentaire">
    <w:name w:val="annotation subject"/>
    <w:basedOn w:val="Commentaire"/>
    <w:next w:val="Commentaire"/>
    <w:link w:val="ObjetducommentaireCar"/>
    <w:semiHidden/>
    <w:unhideWhenUsed/>
    <w:rsid w:val="00A15DE3"/>
    <w:rPr>
      <w:b/>
      <w:bCs/>
    </w:rPr>
  </w:style>
  <w:style w:type="character" w:customStyle="1" w:styleId="ObjetducommentaireCar">
    <w:name w:val="Objet du commentaire Car"/>
    <w:basedOn w:val="CommentaireCar"/>
    <w:link w:val="Objetducommentaire"/>
    <w:semiHidden/>
    <w:rsid w:val="00A15DE3"/>
    <w:rPr>
      <w:b/>
      <w:bCs/>
      <w:sz w:val="20"/>
      <w:szCs w:val="20"/>
    </w:rPr>
  </w:style>
  <w:style w:type="paragraph" w:customStyle="1" w:styleId="Paragraphedeliste-niveau2">
    <w:name w:val="Paragraphe de liste - niveau 2"/>
    <w:basedOn w:val="Paragraphedeliste"/>
    <w:qFormat/>
    <w:rsid w:val="00157CB1"/>
    <w:pPr>
      <w:numPr>
        <w:ilvl w:val="1"/>
        <w:numId w:val="3"/>
      </w:numPr>
      <w:spacing w:before="120" w:after="120"/>
      <w:ind w:left="567" w:hanging="283"/>
    </w:pPr>
    <w:rPr>
      <w:rFonts w:ascii="Arial" w:hAnsi="Arial"/>
      <w:color w:val="867474" w:themeColor="text1"/>
      <w:sz w:val="20"/>
      <w:szCs w:val="24"/>
    </w:rPr>
  </w:style>
  <w:style w:type="paragraph" w:customStyle="1" w:styleId="Corps">
    <w:name w:val="Corps"/>
    <w:rsid w:val="001A4EFA"/>
    <w:pPr>
      <w:pBdr>
        <w:top w:val="nil"/>
        <w:left w:val="nil"/>
        <w:bottom w:val="nil"/>
        <w:right w:val="nil"/>
        <w:between w:val="nil"/>
        <w:bar w:val="nil"/>
      </w:pBdr>
      <w:suppressAutoHyphens/>
    </w:pPr>
    <w:rPr>
      <w:rFonts w:ascii="Times New Roman" w:eastAsia="Times New Roman" w:hAnsi="Times New Roman" w:cs="Times New Roman"/>
      <w:color w:val="000000"/>
      <w:u w:color="000000"/>
      <w:bdr w:val="nil"/>
      <w:lang w:eastAsia="fr-FR"/>
    </w:rPr>
  </w:style>
  <w:style w:type="character" w:customStyle="1" w:styleId="Titre1Car">
    <w:name w:val="Titre 1 Car"/>
    <w:aliases w:val="CDCB - Titre 1 Car"/>
    <w:basedOn w:val="Policepardfaut"/>
    <w:link w:val="Titre1"/>
    <w:rsid w:val="002539F7"/>
    <w:rPr>
      <w:rFonts w:ascii="Arial" w:eastAsia="Times New Roman" w:hAnsi="Arial" w:cs="Arial"/>
      <w:b/>
      <w:bCs/>
      <w:caps/>
      <w:color w:val="EB6928"/>
      <w:lang w:eastAsia="ar-SA"/>
    </w:rPr>
  </w:style>
  <w:style w:type="character" w:customStyle="1" w:styleId="Titre2Car">
    <w:name w:val="Titre 2 Car"/>
    <w:aliases w:val="CDCB - Titre 2 Car"/>
    <w:basedOn w:val="Policepardfaut"/>
    <w:link w:val="Titre2"/>
    <w:rsid w:val="002539F7"/>
    <w:rPr>
      <w:rFonts w:ascii="Arial" w:eastAsia="Times New Roman" w:hAnsi="Arial" w:cs="Arial"/>
      <w:b/>
      <w:bCs/>
      <w:color w:val="00735A"/>
      <w:lang w:eastAsia="ar-SA"/>
    </w:rPr>
  </w:style>
  <w:style w:type="character" w:customStyle="1" w:styleId="Titre3Car">
    <w:name w:val="Titre 3 Car"/>
    <w:aliases w:val="CDCB - Titre 3 Car"/>
    <w:basedOn w:val="Policepardfaut"/>
    <w:link w:val="Titre3"/>
    <w:rsid w:val="002539F7"/>
    <w:rPr>
      <w:rFonts w:ascii="Arial" w:eastAsia="Times New Roman" w:hAnsi="Arial" w:cs="Arial"/>
      <w:b/>
      <w:bCs/>
      <w:color w:val="82B919"/>
      <w:sz w:val="22"/>
      <w:lang w:eastAsia="ar-SA"/>
    </w:rPr>
  </w:style>
  <w:style w:type="paragraph" w:styleId="Corpsdetexte">
    <w:name w:val="Body Text"/>
    <w:basedOn w:val="Normal"/>
    <w:link w:val="CorpsdetexteCar"/>
    <w:unhideWhenUsed/>
    <w:rsid w:val="002539F7"/>
    <w:pPr>
      <w:spacing w:after="120"/>
    </w:pPr>
  </w:style>
  <w:style w:type="character" w:customStyle="1" w:styleId="CorpsdetexteCar">
    <w:name w:val="Corps de texte Car"/>
    <w:basedOn w:val="Policepardfaut"/>
    <w:link w:val="Corpsdetexte"/>
    <w:rsid w:val="002539F7"/>
    <w:rPr>
      <w:sz w:val="22"/>
    </w:rPr>
  </w:style>
  <w:style w:type="table" w:customStyle="1" w:styleId="TableauGrille6Couleur-Accentuation41">
    <w:name w:val="Tableau Grille 6 Couleur - Accentuation 41"/>
    <w:basedOn w:val="TableauNormal"/>
    <w:uiPriority w:val="51"/>
    <w:rsid w:val="008164CF"/>
    <w:rPr>
      <w:rFonts w:eastAsiaTheme="minorEastAsia"/>
      <w:color w:val="A2C538" w:themeColor="accent4" w:themeShade="BF"/>
      <w:lang w:eastAsia="ja-JP"/>
    </w:rPr>
    <w:tblPr>
      <w:tblStyleRowBandSize w:val="1"/>
      <w:tblStyleColBandSize w:val="1"/>
      <w:tblBorders>
        <w:top w:val="single" w:sz="4" w:space="0" w:color="DAE8AE" w:themeColor="accent4" w:themeTint="99"/>
        <w:left w:val="single" w:sz="4" w:space="0" w:color="DAE8AE" w:themeColor="accent4" w:themeTint="99"/>
        <w:bottom w:val="single" w:sz="4" w:space="0" w:color="DAE8AE" w:themeColor="accent4" w:themeTint="99"/>
        <w:right w:val="single" w:sz="4" w:space="0" w:color="DAE8AE" w:themeColor="accent4" w:themeTint="99"/>
        <w:insideH w:val="single" w:sz="4" w:space="0" w:color="DAE8AE" w:themeColor="accent4" w:themeTint="99"/>
        <w:insideV w:val="single" w:sz="4" w:space="0" w:color="DAE8AE" w:themeColor="accent4" w:themeTint="99"/>
      </w:tblBorders>
    </w:tblPr>
    <w:tblStylePr w:type="firstRow">
      <w:rPr>
        <w:b/>
        <w:bCs/>
      </w:rPr>
      <w:tblPr/>
      <w:tcPr>
        <w:tcBorders>
          <w:bottom w:val="single" w:sz="12" w:space="0" w:color="DAE8AE" w:themeColor="accent4" w:themeTint="99"/>
        </w:tcBorders>
      </w:tcPr>
    </w:tblStylePr>
    <w:tblStylePr w:type="lastRow">
      <w:rPr>
        <w:b/>
        <w:bCs/>
      </w:rPr>
      <w:tblPr/>
      <w:tcPr>
        <w:tcBorders>
          <w:top w:val="double" w:sz="4" w:space="0" w:color="DAE8AE" w:themeColor="accent4" w:themeTint="99"/>
        </w:tcBorders>
      </w:tcPr>
    </w:tblStylePr>
    <w:tblStylePr w:type="firstCol">
      <w:rPr>
        <w:b/>
        <w:bCs/>
      </w:rPr>
    </w:tblStylePr>
    <w:tblStylePr w:type="lastCol">
      <w:rPr>
        <w:b/>
        <w:bCs/>
      </w:rPr>
    </w:tblStylePr>
    <w:tblStylePr w:type="band1Vert">
      <w:tblPr/>
      <w:tcPr>
        <w:shd w:val="clear" w:color="auto" w:fill="F2F7E4" w:themeFill="accent4" w:themeFillTint="33"/>
      </w:tcPr>
    </w:tblStylePr>
    <w:tblStylePr w:type="band1Horz">
      <w:tblPr/>
      <w:tcPr>
        <w:shd w:val="clear" w:color="auto" w:fill="F2F7E4" w:themeFill="accent4" w:themeFillTint="33"/>
      </w:tcPr>
    </w:tblStylePr>
  </w:style>
  <w:style w:type="paragraph" w:styleId="NormalWeb">
    <w:name w:val="Normal (Web)"/>
    <w:basedOn w:val="Normal"/>
    <w:uiPriority w:val="99"/>
    <w:semiHidden/>
    <w:unhideWhenUsed/>
    <w:rsid w:val="00CA4D22"/>
    <w:pPr>
      <w:spacing w:before="100" w:beforeAutospacing="1" w:after="100" w:afterAutospacing="1"/>
      <w:jc w:val="left"/>
    </w:pPr>
    <w:rPr>
      <w:rFonts w:ascii="Times" w:hAnsi="Times" w:cs="Times New Roman"/>
      <w:sz w:val="20"/>
      <w:szCs w:val="20"/>
      <w:lang w:eastAsia="fr-FR"/>
    </w:rPr>
  </w:style>
  <w:style w:type="paragraph" w:styleId="Rvision">
    <w:name w:val="Revision"/>
    <w:hidden/>
    <w:semiHidden/>
    <w:rsid w:val="00217616"/>
    <w:rPr>
      <w:sz w:val="22"/>
    </w:rPr>
  </w:style>
  <w:style w:type="paragraph" w:customStyle="1" w:styleId="yiv9660679507msonormal">
    <w:name w:val="yiv9660679507msonormal"/>
    <w:basedOn w:val="Normal"/>
    <w:rsid w:val="00050BAA"/>
    <w:pPr>
      <w:spacing w:before="100" w:beforeAutospacing="1" w:after="100" w:afterAutospacing="1"/>
      <w:jc w:val="left"/>
    </w:pPr>
    <w:rPr>
      <w:rFonts w:ascii="Times" w:hAnsi="Times"/>
      <w:sz w:val="20"/>
      <w:szCs w:val="20"/>
      <w:lang w:eastAsia="fr-FR"/>
    </w:rPr>
  </w:style>
  <w:style w:type="paragraph" w:customStyle="1" w:styleId="yiv9660679507msolistparagraph">
    <w:name w:val="yiv9660679507msolistparagraph"/>
    <w:basedOn w:val="Normal"/>
    <w:rsid w:val="00050BAA"/>
    <w:pPr>
      <w:spacing w:before="100" w:beforeAutospacing="1" w:after="100" w:afterAutospacing="1"/>
      <w:jc w:val="left"/>
    </w:pPr>
    <w:rPr>
      <w:rFonts w:ascii="Times" w:hAnsi="Times"/>
      <w:sz w:val="20"/>
      <w:szCs w:val="20"/>
      <w:lang w:eastAsia="fr-FR"/>
    </w:rPr>
  </w:style>
  <w:style w:type="character" w:customStyle="1" w:styleId="xbe">
    <w:name w:val="_xbe"/>
    <w:basedOn w:val="Policepardfaut"/>
    <w:rsid w:val="00050BAA"/>
  </w:style>
  <w:style w:type="paragraph" w:styleId="Citation">
    <w:name w:val="Quote"/>
    <w:basedOn w:val="Normal"/>
    <w:next w:val="Normal"/>
    <w:link w:val="CitationCar"/>
    <w:uiPriority w:val="29"/>
    <w:qFormat/>
    <w:rsid w:val="00550E10"/>
    <w:pPr>
      <w:spacing w:after="200" w:line="276" w:lineRule="auto"/>
      <w:jc w:val="left"/>
    </w:pPr>
    <w:rPr>
      <w:rFonts w:eastAsiaTheme="minorEastAsia"/>
      <w:i/>
      <w:iCs/>
      <w:color w:val="867474" w:themeColor="text1"/>
      <w:szCs w:val="22"/>
      <w:lang w:eastAsia="fr-FR"/>
    </w:rPr>
  </w:style>
  <w:style w:type="character" w:customStyle="1" w:styleId="CitationCar">
    <w:name w:val="Citation Car"/>
    <w:basedOn w:val="Policepardfaut"/>
    <w:link w:val="Citation"/>
    <w:uiPriority w:val="29"/>
    <w:rsid w:val="00550E10"/>
    <w:rPr>
      <w:rFonts w:eastAsiaTheme="minorEastAsia"/>
      <w:i/>
      <w:iCs/>
      <w:color w:val="867474" w:themeColor="text1"/>
      <w:sz w:val="22"/>
      <w:szCs w:val="22"/>
      <w:lang w:eastAsia="fr-FR"/>
    </w:rPr>
  </w:style>
  <w:style w:type="paragraph" w:customStyle="1" w:styleId="Tableau">
    <w:name w:val="Tableau"/>
    <w:link w:val="TableauCar"/>
    <w:rsid w:val="00A007E1"/>
    <w:pPr>
      <w:tabs>
        <w:tab w:val="left" w:pos="113"/>
      </w:tabs>
      <w:jc w:val="both"/>
    </w:pPr>
    <w:rPr>
      <w:rFonts w:ascii="Arial" w:eastAsia="Times New Roman" w:hAnsi="Arial" w:cs="Times New Roman"/>
      <w:kern w:val="28"/>
      <w:sz w:val="20"/>
      <w:szCs w:val="20"/>
      <w:lang w:eastAsia="fr-FR"/>
    </w:rPr>
  </w:style>
  <w:style w:type="character" w:customStyle="1" w:styleId="TableauCar">
    <w:name w:val="Tableau Car"/>
    <w:link w:val="Tableau"/>
    <w:rsid w:val="00A007E1"/>
    <w:rPr>
      <w:rFonts w:ascii="Arial" w:eastAsia="Times New Roman" w:hAnsi="Arial" w:cs="Times New Roman"/>
      <w:kern w:val="28"/>
      <w:sz w:val="20"/>
      <w:szCs w:val="20"/>
      <w:lang w:eastAsia="fr-FR"/>
    </w:rPr>
  </w:style>
  <w:style w:type="paragraph" w:customStyle="1" w:styleId="Default">
    <w:name w:val="Default"/>
    <w:rsid w:val="00E20ACD"/>
    <w:pPr>
      <w:autoSpaceDE w:val="0"/>
      <w:autoSpaceDN w:val="0"/>
      <w:adjustRightInd w:val="0"/>
    </w:pPr>
    <w:rPr>
      <w:rFonts w:ascii="Calibri" w:hAnsi="Calibri" w:cs="Calibri"/>
      <w:color w:val="000000"/>
    </w:rPr>
  </w:style>
  <w:style w:type="paragraph" w:customStyle="1" w:styleId="pf0">
    <w:name w:val="pf0"/>
    <w:basedOn w:val="Normal"/>
    <w:rsid w:val="005536F5"/>
    <w:pPr>
      <w:spacing w:before="100" w:beforeAutospacing="1" w:after="100" w:afterAutospacing="1"/>
      <w:jc w:val="left"/>
    </w:pPr>
    <w:rPr>
      <w:rFonts w:ascii="Times New Roman" w:eastAsia="Times New Roman" w:hAnsi="Times New Roman" w:cs="Times New Roman"/>
      <w:sz w:val="24"/>
      <w:lang w:eastAsia="fr-FR"/>
    </w:rPr>
  </w:style>
  <w:style w:type="character" w:customStyle="1" w:styleId="cf01">
    <w:name w:val="cf01"/>
    <w:basedOn w:val="Policepardfaut"/>
    <w:rsid w:val="005536F5"/>
    <w:rPr>
      <w:rFonts w:ascii="Segoe UI" w:hAnsi="Segoe UI" w:cs="Segoe UI" w:hint="default"/>
      <w:sz w:val="18"/>
      <w:szCs w:val="18"/>
    </w:rPr>
  </w:style>
  <w:style w:type="character" w:customStyle="1" w:styleId="ParagraphedelisteCar">
    <w:name w:val="Paragraphe de liste Car"/>
    <w:aliases w:val="Texte tab Car,alinéa 1 Car,List Paragraph1 Car,Paragraphe de liste num Car,Paragraphe de liste 1 Car,List Paragraph Car,Normal bullet 2 Car,Bullet 1 Car,Liste couleur - Accent 11 Car,texte de base Car,Puce focus Car,Contact Car"/>
    <w:link w:val="Paragraphedeliste"/>
    <w:uiPriority w:val="34"/>
    <w:qFormat/>
    <w:locked/>
    <w:rsid w:val="003856A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5393">
      <w:bodyDiv w:val="1"/>
      <w:marLeft w:val="0"/>
      <w:marRight w:val="0"/>
      <w:marTop w:val="0"/>
      <w:marBottom w:val="0"/>
      <w:divBdr>
        <w:top w:val="none" w:sz="0" w:space="0" w:color="auto"/>
        <w:left w:val="none" w:sz="0" w:space="0" w:color="auto"/>
        <w:bottom w:val="none" w:sz="0" w:space="0" w:color="auto"/>
        <w:right w:val="none" w:sz="0" w:space="0" w:color="auto"/>
      </w:divBdr>
    </w:div>
    <w:div w:id="118837514">
      <w:bodyDiv w:val="1"/>
      <w:marLeft w:val="0"/>
      <w:marRight w:val="0"/>
      <w:marTop w:val="0"/>
      <w:marBottom w:val="0"/>
      <w:divBdr>
        <w:top w:val="none" w:sz="0" w:space="0" w:color="auto"/>
        <w:left w:val="none" w:sz="0" w:space="0" w:color="auto"/>
        <w:bottom w:val="none" w:sz="0" w:space="0" w:color="auto"/>
        <w:right w:val="none" w:sz="0" w:space="0" w:color="auto"/>
      </w:divBdr>
    </w:div>
    <w:div w:id="163592044">
      <w:bodyDiv w:val="1"/>
      <w:marLeft w:val="0"/>
      <w:marRight w:val="0"/>
      <w:marTop w:val="0"/>
      <w:marBottom w:val="0"/>
      <w:divBdr>
        <w:top w:val="none" w:sz="0" w:space="0" w:color="auto"/>
        <w:left w:val="none" w:sz="0" w:space="0" w:color="auto"/>
        <w:bottom w:val="none" w:sz="0" w:space="0" w:color="auto"/>
        <w:right w:val="none" w:sz="0" w:space="0" w:color="auto"/>
      </w:divBdr>
    </w:div>
    <w:div w:id="258951530">
      <w:bodyDiv w:val="1"/>
      <w:marLeft w:val="0"/>
      <w:marRight w:val="0"/>
      <w:marTop w:val="0"/>
      <w:marBottom w:val="0"/>
      <w:divBdr>
        <w:top w:val="none" w:sz="0" w:space="0" w:color="auto"/>
        <w:left w:val="none" w:sz="0" w:space="0" w:color="auto"/>
        <w:bottom w:val="none" w:sz="0" w:space="0" w:color="auto"/>
        <w:right w:val="none" w:sz="0" w:space="0" w:color="auto"/>
      </w:divBdr>
    </w:div>
    <w:div w:id="435953986">
      <w:bodyDiv w:val="1"/>
      <w:marLeft w:val="0"/>
      <w:marRight w:val="0"/>
      <w:marTop w:val="0"/>
      <w:marBottom w:val="0"/>
      <w:divBdr>
        <w:top w:val="none" w:sz="0" w:space="0" w:color="auto"/>
        <w:left w:val="none" w:sz="0" w:space="0" w:color="auto"/>
        <w:bottom w:val="none" w:sz="0" w:space="0" w:color="auto"/>
        <w:right w:val="none" w:sz="0" w:space="0" w:color="auto"/>
      </w:divBdr>
    </w:div>
    <w:div w:id="531235681">
      <w:bodyDiv w:val="1"/>
      <w:marLeft w:val="0"/>
      <w:marRight w:val="0"/>
      <w:marTop w:val="0"/>
      <w:marBottom w:val="0"/>
      <w:divBdr>
        <w:top w:val="none" w:sz="0" w:space="0" w:color="auto"/>
        <w:left w:val="none" w:sz="0" w:space="0" w:color="auto"/>
        <w:bottom w:val="none" w:sz="0" w:space="0" w:color="auto"/>
        <w:right w:val="none" w:sz="0" w:space="0" w:color="auto"/>
      </w:divBdr>
      <w:divsChild>
        <w:div w:id="243534127">
          <w:marLeft w:val="0"/>
          <w:marRight w:val="0"/>
          <w:marTop w:val="0"/>
          <w:marBottom w:val="0"/>
          <w:divBdr>
            <w:top w:val="none" w:sz="0" w:space="0" w:color="auto"/>
            <w:left w:val="none" w:sz="0" w:space="0" w:color="auto"/>
            <w:bottom w:val="none" w:sz="0" w:space="0" w:color="auto"/>
            <w:right w:val="none" w:sz="0" w:space="0" w:color="auto"/>
          </w:divBdr>
        </w:div>
        <w:div w:id="1457017465">
          <w:marLeft w:val="0"/>
          <w:marRight w:val="0"/>
          <w:marTop w:val="0"/>
          <w:marBottom w:val="0"/>
          <w:divBdr>
            <w:top w:val="none" w:sz="0" w:space="0" w:color="auto"/>
            <w:left w:val="none" w:sz="0" w:space="0" w:color="auto"/>
            <w:bottom w:val="none" w:sz="0" w:space="0" w:color="auto"/>
            <w:right w:val="none" w:sz="0" w:space="0" w:color="auto"/>
          </w:divBdr>
        </w:div>
      </w:divsChild>
    </w:div>
    <w:div w:id="610625358">
      <w:bodyDiv w:val="1"/>
      <w:marLeft w:val="0"/>
      <w:marRight w:val="0"/>
      <w:marTop w:val="0"/>
      <w:marBottom w:val="0"/>
      <w:divBdr>
        <w:top w:val="none" w:sz="0" w:space="0" w:color="auto"/>
        <w:left w:val="none" w:sz="0" w:space="0" w:color="auto"/>
        <w:bottom w:val="none" w:sz="0" w:space="0" w:color="auto"/>
        <w:right w:val="none" w:sz="0" w:space="0" w:color="auto"/>
      </w:divBdr>
    </w:div>
    <w:div w:id="623005394">
      <w:bodyDiv w:val="1"/>
      <w:marLeft w:val="0"/>
      <w:marRight w:val="0"/>
      <w:marTop w:val="0"/>
      <w:marBottom w:val="0"/>
      <w:divBdr>
        <w:top w:val="none" w:sz="0" w:space="0" w:color="auto"/>
        <w:left w:val="none" w:sz="0" w:space="0" w:color="auto"/>
        <w:bottom w:val="none" w:sz="0" w:space="0" w:color="auto"/>
        <w:right w:val="none" w:sz="0" w:space="0" w:color="auto"/>
      </w:divBdr>
    </w:div>
    <w:div w:id="661394624">
      <w:bodyDiv w:val="1"/>
      <w:marLeft w:val="0"/>
      <w:marRight w:val="0"/>
      <w:marTop w:val="0"/>
      <w:marBottom w:val="0"/>
      <w:divBdr>
        <w:top w:val="none" w:sz="0" w:space="0" w:color="auto"/>
        <w:left w:val="none" w:sz="0" w:space="0" w:color="auto"/>
        <w:bottom w:val="none" w:sz="0" w:space="0" w:color="auto"/>
        <w:right w:val="none" w:sz="0" w:space="0" w:color="auto"/>
      </w:divBdr>
    </w:div>
    <w:div w:id="811750198">
      <w:bodyDiv w:val="1"/>
      <w:marLeft w:val="0"/>
      <w:marRight w:val="0"/>
      <w:marTop w:val="0"/>
      <w:marBottom w:val="0"/>
      <w:divBdr>
        <w:top w:val="none" w:sz="0" w:space="0" w:color="auto"/>
        <w:left w:val="none" w:sz="0" w:space="0" w:color="auto"/>
        <w:bottom w:val="none" w:sz="0" w:space="0" w:color="auto"/>
        <w:right w:val="none" w:sz="0" w:space="0" w:color="auto"/>
      </w:divBdr>
    </w:div>
    <w:div w:id="812721840">
      <w:bodyDiv w:val="1"/>
      <w:marLeft w:val="0"/>
      <w:marRight w:val="0"/>
      <w:marTop w:val="0"/>
      <w:marBottom w:val="0"/>
      <w:divBdr>
        <w:top w:val="none" w:sz="0" w:space="0" w:color="auto"/>
        <w:left w:val="none" w:sz="0" w:space="0" w:color="auto"/>
        <w:bottom w:val="none" w:sz="0" w:space="0" w:color="auto"/>
        <w:right w:val="none" w:sz="0" w:space="0" w:color="auto"/>
      </w:divBdr>
    </w:div>
    <w:div w:id="1154296572">
      <w:bodyDiv w:val="1"/>
      <w:marLeft w:val="0"/>
      <w:marRight w:val="0"/>
      <w:marTop w:val="0"/>
      <w:marBottom w:val="0"/>
      <w:divBdr>
        <w:top w:val="none" w:sz="0" w:space="0" w:color="auto"/>
        <w:left w:val="none" w:sz="0" w:space="0" w:color="auto"/>
        <w:bottom w:val="none" w:sz="0" w:space="0" w:color="auto"/>
        <w:right w:val="none" w:sz="0" w:space="0" w:color="auto"/>
      </w:divBdr>
    </w:div>
    <w:div w:id="1240867998">
      <w:bodyDiv w:val="1"/>
      <w:marLeft w:val="0"/>
      <w:marRight w:val="0"/>
      <w:marTop w:val="0"/>
      <w:marBottom w:val="0"/>
      <w:divBdr>
        <w:top w:val="none" w:sz="0" w:space="0" w:color="auto"/>
        <w:left w:val="none" w:sz="0" w:space="0" w:color="auto"/>
        <w:bottom w:val="none" w:sz="0" w:space="0" w:color="auto"/>
        <w:right w:val="none" w:sz="0" w:space="0" w:color="auto"/>
      </w:divBdr>
    </w:div>
    <w:div w:id="1344939325">
      <w:bodyDiv w:val="1"/>
      <w:marLeft w:val="0"/>
      <w:marRight w:val="0"/>
      <w:marTop w:val="0"/>
      <w:marBottom w:val="0"/>
      <w:divBdr>
        <w:top w:val="none" w:sz="0" w:space="0" w:color="auto"/>
        <w:left w:val="none" w:sz="0" w:space="0" w:color="auto"/>
        <w:bottom w:val="none" w:sz="0" w:space="0" w:color="auto"/>
        <w:right w:val="none" w:sz="0" w:space="0" w:color="auto"/>
      </w:divBdr>
    </w:div>
    <w:div w:id="1371880053">
      <w:bodyDiv w:val="1"/>
      <w:marLeft w:val="0"/>
      <w:marRight w:val="0"/>
      <w:marTop w:val="0"/>
      <w:marBottom w:val="0"/>
      <w:divBdr>
        <w:top w:val="none" w:sz="0" w:space="0" w:color="auto"/>
        <w:left w:val="none" w:sz="0" w:space="0" w:color="auto"/>
        <w:bottom w:val="none" w:sz="0" w:space="0" w:color="auto"/>
        <w:right w:val="none" w:sz="0" w:space="0" w:color="auto"/>
      </w:divBdr>
    </w:div>
    <w:div w:id="1484857618">
      <w:bodyDiv w:val="1"/>
      <w:marLeft w:val="0"/>
      <w:marRight w:val="0"/>
      <w:marTop w:val="0"/>
      <w:marBottom w:val="0"/>
      <w:divBdr>
        <w:top w:val="none" w:sz="0" w:space="0" w:color="auto"/>
        <w:left w:val="none" w:sz="0" w:space="0" w:color="auto"/>
        <w:bottom w:val="none" w:sz="0" w:space="0" w:color="auto"/>
        <w:right w:val="none" w:sz="0" w:space="0" w:color="auto"/>
      </w:divBdr>
    </w:div>
    <w:div w:id="1550140903">
      <w:bodyDiv w:val="1"/>
      <w:marLeft w:val="0"/>
      <w:marRight w:val="0"/>
      <w:marTop w:val="0"/>
      <w:marBottom w:val="0"/>
      <w:divBdr>
        <w:top w:val="none" w:sz="0" w:space="0" w:color="auto"/>
        <w:left w:val="none" w:sz="0" w:space="0" w:color="auto"/>
        <w:bottom w:val="none" w:sz="0" w:space="0" w:color="auto"/>
        <w:right w:val="none" w:sz="0" w:space="0" w:color="auto"/>
      </w:divBdr>
    </w:div>
    <w:div w:id="1569148181">
      <w:bodyDiv w:val="1"/>
      <w:marLeft w:val="0"/>
      <w:marRight w:val="0"/>
      <w:marTop w:val="0"/>
      <w:marBottom w:val="0"/>
      <w:divBdr>
        <w:top w:val="none" w:sz="0" w:space="0" w:color="auto"/>
        <w:left w:val="none" w:sz="0" w:space="0" w:color="auto"/>
        <w:bottom w:val="none" w:sz="0" w:space="0" w:color="auto"/>
        <w:right w:val="none" w:sz="0" w:space="0" w:color="auto"/>
      </w:divBdr>
    </w:div>
    <w:div w:id="1785273171">
      <w:bodyDiv w:val="1"/>
      <w:marLeft w:val="0"/>
      <w:marRight w:val="0"/>
      <w:marTop w:val="0"/>
      <w:marBottom w:val="0"/>
      <w:divBdr>
        <w:top w:val="none" w:sz="0" w:space="0" w:color="auto"/>
        <w:left w:val="none" w:sz="0" w:space="0" w:color="auto"/>
        <w:bottom w:val="none" w:sz="0" w:space="0" w:color="auto"/>
        <w:right w:val="none" w:sz="0" w:space="0" w:color="auto"/>
      </w:divBdr>
    </w:div>
    <w:div w:id="1865826623">
      <w:bodyDiv w:val="1"/>
      <w:marLeft w:val="0"/>
      <w:marRight w:val="0"/>
      <w:marTop w:val="0"/>
      <w:marBottom w:val="0"/>
      <w:divBdr>
        <w:top w:val="none" w:sz="0" w:space="0" w:color="auto"/>
        <w:left w:val="none" w:sz="0" w:space="0" w:color="auto"/>
        <w:bottom w:val="none" w:sz="0" w:space="0" w:color="auto"/>
        <w:right w:val="none" w:sz="0" w:space="0" w:color="auto"/>
      </w:divBdr>
    </w:div>
    <w:div w:id="1890918880">
      <w:bodyDiv w:val="1"/>
      <w:marLeft w:val="0"/>
      <w:marRight w:val="0"/>
      <w:marTop w:val="0"/>
      <w:marBottom w:val="0"/>
      <w:divBdr>
        <w:top w:val="none" w:sz="0" w:space="0" w:color="auto"/>
        <w:left w:val="none" w:sz="0" w:space="0" w:color="auto"/>
        <w:bottom w:val="none" w:sz="0" w:space="0" w:color="auto"/>
        <w:right w:val="none" w:sz="0" w:space="0" w:color="auto"/>
      </w:divBdr>
    </w:div>
    <w:div w:id="2125149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POWERPOINT CDCB - helvetica">
  <a:themeElements>
    <a:clrScheme name="Personnalisée 1">
      <a:dk1>
        <a:srgbClr val="867474"/>
      </a:dk1>
      <a:lt1>
        <a:sysClr val="window" lastClr="FFFFFF"/>
      </a:lt1>
      <a:dk2>
        <a:srgbClr val="867474"/>
      </a:dk2>
      <a:lt2>
        <a:srgbClr val="FFFFFF"/>
      </a:lt2>
      <a:accent1>
        <a:srgbClr val="DCE9B2"/>
      </a:accent1>
      <a:accent2>
        <a:srgbClr val="7FD3F1"/>
      </a:accent2>
      <a:accent3>
        <a:srgbClr val="BEB1B2"/>
      </a:accent3>
      <a:accent4>
        <a:srgbClr val="C2D979"/>
      </a:accent4>
      <a:accent5>
        <a:srgbClr val="7FD3F1"/>
      </a:accent5>
      <a:accent6>
        <a:srgbClr val="7FD3F1"/>
      </a:accent6>
      <a:hlink>
        <a:srgbClr val="00AAE3"/>
      </a:hlink>
      <a:folHlink>
        <a:srgbClr val="8FCB24"/>
      </a:folHlink>
    </a:clrScheme>
    <a:fontScheme name="Office Classiqu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2ED353-D489-4826-BB71-46A2F9B5D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4438</Words>
  <Characters>24411</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ICDC</Company>
  <LinksUpToDate>false</LinksUpToDate>
  <CharactersWithSpaces>28792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GENIN Jerome</dc:creator>
  <cp:lastModifiedBy>CAILLAUD Alexis</cp:lastModifiedBy>
  <cp:revision>3</cp:revision>
  <cp:lastPrinted>2018-07-05T08:44:00Z</cp:lastPrinted>
  <dcterms:created xsi:type="dcterms:W3CDTF">2026-09-25T14:21:00Z</dcterms:created>
  <dcterms:modified xsi:type="dcterms:W3CDTF">2026-09-25T14:22:00Z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340e548e,73eb8fb8,74e1409f</vt:lpwstr>
  </property>
  <property fmtid="{D5CDD505-2E9C-101B-9397-08002B2CF9AE}" pid="3" name="ClassificationContentMarkingFooterFontProps">
    <vt:lpwstr>#ff0000,10,Calibri</vt:lpwstr>
  </property>
  <property fmtid="{D5CDD505-2E9C-101B-9397-08002B2CF9AE}" pid="4" name="ClassificationContentMarkingFooterText">
    <vt:lpwstr>Interne</vt:lpwstr>
  </property>
  <property fmtid="{D5CDD505-2E9C-101B-9397-08002B2CF9AE}" pid="5" name="MSIP_Label_94e1e3e5-28aa-42d2-a9d5-f117a2286530_Enabled">
    <vt:lpwstr>true</vt:lpwstr>
  </property>
  <property fmtid="{D5CDD505-2E9C-101B-9397-08002B2CF9AE}" pid="6" name="MSIP_Label_94e1e3e5-28aa-42d2-a9d5-f117a2286530_SetDate">
    <vt:lpwstr>2026-07-21T09:35:02Z</vt:lpwstr>
  </property>
  <property fmtid="{D5CDD505-2E9C-101B-9397-08002B2CF9AE}" pid="7" name="MSIP_Label_94e1e3e5-28aa-42d2-a9d5-f117a2286530_Method">
    <vt:lpwstr>Standard</vt:lpwstr>
  </property>
  <property fmtid="{D5CDD505-2E9C-101B-9397-08002B2CF9AE}" pid="8" name="MSIP_Label_94e1e3e5-28aa-42d2-a9d5-f117a2286530_Name">
    <vt:lpwstr>C2-Interne avec marquage</vt:lpwstr>
  </property>
  <property fmtid="{D5CDD505-2E9C-101B-9397-08002B2CF9AE}" pid="9" name="MSIP_Label_94e1e3e5-28aa-42d2-a9d5-f117a2286530_SiteId">
    <vt:lpwstr>6eab6365-8194-49c6-a4d0-e2d1a0fbeb74</vt:lpwstr>
  </property>
  <property fmtid="{D5CDD505-2E9C-101B-9397-08002B2CF9AE}" pid="10" name="MSIP_Label_94e1e3e5-28aa-42d2-a9d5-f117a2286530_ActionId">
    <vt:lpwstr>ff38d963-884c-482d-9932-f6f6b2acea4d</vt:lpwstr>
  </property>
  <property fmtid="{D5CDD505-2E9C-101B-9397-08002B2CF9AE}" pid="11" name="MSIP_Label_94e1e3e5-28aa-42d2-a9d5-f117a2286530_ContentBits">
    <vt:lpwstr>2</vt:lpwstr>
  </property>
  <property fmtid="{D5CDD505-2E9C-101B-9397-08002B2CF9AE}" pid="12" name="MSIP_Label_94e1e3e5-28aa-42d2-a9d5-f117a2286530_Tag">
    <vt:lpwstr>10, 3, 0, 1</vt:lpwstr>
  </property>
</Properties>
</file>